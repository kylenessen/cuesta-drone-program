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0B49" w14:textId="291A2E35" w:rsidR="00AE2785" w:rsidRDefault="00351907">
      <w:r w:rsidRPr="00351907">
        <w:rPr>
          <w:b/>
          <w:bCs/>
        </w:rPr>
        <w:t xml:space="preserve">Program Concept Justification: </w:t>
      </w:r>
      <w:r w:rsidRPr="00351907">
        <w:rPr>
          <w:i/>
          <w:iCs/>
        </w:rPr>
        <w:t>Explain with whom the idea for this new program was discussed and describe any concerns/issues, or supportive comments provided by these individuals.</w:t>
      </w:r>
    </w:p>
    <w:p w14:paraId="26BD96BC" w14:textId="77777777" w:rsidR="00351907" w:rsidRDefault="00351907"/>
    <w:p w14:paraId="64D67EE5" w14:textId="77777777" w:rsidR="00B32D36" w:rsidRPr="00B32D36" w:rsidRDefault="00B32D36" w:rsidP="00B32D36">
      <w:r w:rsidRPr="00B32D36">
        <w:t>The idea for this new program was discussed with key industry advisory members representing local government, state emergency services, and the region's largest utility provider. Their feedback overwhelmingly supported the creation of the program to address a critical shortage of trained operators in the workforce. Additionally, strong labor market data justifies the program's integration of an agricultural pathway.</w:t>
      </w:r>
    </w:p>
    <w:p w14:paraId="2E2BC3E0" w14:textId="77777777" w:rsidR="00B32D36" w:rsidRPr="00B32D36" w:rsidRDefault="00B32D36" w:rsidP="00B32D36"/>
    <w:p w14:paraId="13CEFFF2" w14:textId="2001D517" w:rsidR="00B32D36" w:rsidRPr="00B32D36" w:rsidRDefault="00B32D36" w:rsidP="00B32D36">
      <w:r w:rsidRPr="00B32D36">
        <w:t>Janet Hankai, Manager, Aerial Field Operations, PG&amp;E</w:t>
      </w:r>
      <w:r>
        <w:t>,</w:t>
      </w:r>
      <w:r w:rsidRPr="00B32D36">
        <w:t xml:space="preserve"> expressed strong support for the program's overarching goal of building a local workforce to address current recruitment challenges. She stated, "I’m glad to see this program taking shape. PG&amp;E deploys 80+ drone pilots daily across California, and having a local pipeline of trained operators would be a huge benefit". She further highlighted the immediate industry need, noting, "We’re currently having to recruit from out of the area for many of these positions".</w:t>
      </w:r>
    </w:p>
    <w:p w14:paraId="6A60B293" w14:textId="77777777" w:rsidR="00B32D36" w:rsidRPr="00B32D36" w:rsidRDefault="00B32D36" w:rsidP="00B32D36"/>
    <w:p w14:paraId="073D97D9" w14:textId="7064CA05" w:rsidR="00B32D36" w:rsidRPr="00B32D36" w:rsidRDefault="00C76E9A" w:rsidP="00B32D36">
      <w:ins w:id="0" w:author="Kyle Nessen" w:date="2026-04-24T07:17:00Z" w16du:dateUtc="2026-04-24T14:17:00Z">
        <w:r w:rsidRPr="00B32D36">
          <w:t>Samuel Ericksen, UAS Coordinator, Cal OES (Governor's Office of Emergency Services)</w:t>
        </w:r>
      </w:ins>
      <w:del w:id="1" w:author="Kyle Nessen" w:date="2026-04-24T07:17:00Z" w16du:dateUtc="2026-04-24T14:17:00Z">
        <w:r w:rsidR="00B32D36" w:rsidRPr="00B32D36" w:rsidDel="00C76E9A">
          <w:delText>Harvey Ryan, Senior Drone Program Manager, Aerial Field Operations, PG&amp;E</w:delText>
        </w:r>
      </w:del>
      <w:r w:rsidR="00B32D36">
        <w:t>,</w:t>
      </w:r>
      <w:r w:rsidR="00B32D36" w:rsidRPr="00B32D36">
        <w:t xml:space="preserve"> enthusiastically endorsed the program concept, noting, "Overall, this looks really good". He validated the core necessity of the program by explaining that a lack of trained professionals is actively stunting industry growth: </w:t>
      </w:r>
      <w:commentRangeStart w:id="2"/>
      <w:r w:rsidR="00B32D36" w:rsidRPr="00B32D36">
        <w:t>"finding or training pilots to the point they can fly and do their job well is a limiting factor in the forward movement of drone programs". Emphasizing the broader programmatic impact, he added, "having a pipeline of already trained UAS operators would likely help move drone programs forward much more quickly. In my experience</w:t>
      </w:r>
      <w:r w:rsidR="00B32D36">
        <w:t>,</w:t>
      </w:r>
      <w:r w:rsidR="00B32D36" w:rsidRPr="00B32D36">
        <w:t xml:space="preserve"> many people are reticent to move forward because of concerns that there won't be a sufficient pool of pilots to keep their drone program running if they lose their current staff"</w:t>
      </w:r>
      <w:ins w:id="3" w:author="Kyle Nessen" w:date="2026-04-24T07:17:00Z" w16du:dateUtc="2026-04-24T14:17:00Z">
        <w:r>
          <w:t>.</w:t>
        </w:r>
      </w:ins>
      <w:del w:id="4" w:author="Kyle Nessen" w:date="2026-04-24T07:17:00Z" w16du:dateUtc="2026-04-24T14:17:00Z">
        <w:r w:rsidR="00B32D36" w:rsidRPr="00B32D36" w:rsidDel="00C76E9A">
          <w:delText>.</w:delText>
        </w:r>
      </w:del>
      <w:commentRangeEnd w:id="2"/>
      <w:r w:rsidRPr="00B32D36">
        <w:rPr>
          <w:rStyle w:val="CommentReference"/>
          <w:sz w:val="22"/>
          <w:szCs w:val="22"/>
        </w:rPr>
        <w:commentReference w:id="2"/>
      </w:r>
    </w:p>
    <w:p w14:paraId="5DCAE0AF" w14:textId="03514ED8" w:rsidR="00B32D36" w:rsidRPr="00B32D36" w:rsidDel="00C76E9A" w:rsidRDefault="00B32D36" w:rsidP="00B32D36">
      <w:pPr>
        <w:rPr>
          <w:del w:id="5" w:author="Kyle Nessen" w:date="2026-04-24T07:17:00Z" w16du:dateUtc="2026-04-24T14:17:00Z"/>
        </w:rPr>
      </w:pPr>
    </w:p>
    <w:p w14:paraId="60F70465" w14:textId="495069B0" w:rsidR="00B32D36" w:rsidRPr="00B32D36" w:rsidDel="00C76E9A" w:rsidRDefault="00B32D36" w:rsidP="00B32D36">
      <w:pPr>
        <w:rPr>
          <w:del w:id="6" w:author="Kyle Nessen" w:date="2026-04-24T07:17:00Z" w16du:dateUtc="2026-04-24T14:17:00Z"/>
        </w:rPr>
      </w:pPr>
      <w:del w:id="7" w:author="Kyle Nessen" w:date="2026-04-24T07:17:00Z" w16du:dateUtc="2026-04-24T14:17:00Z">
        <w:r w:rsidRPr="00B32D36" w:rsidDel="00C76E9A">
          <w:delText>Samuel Ericksen, UAS Coordinator, Cal OES (Governor's Office of Emergency Services)</w:delText>
        </w:r>
        <w:r w:rsidDel="00C76E9A">
          <w:delText xml:space="preserve">, confirmed the direct value of the program's structure to state emergency response efforts, stating, "The mapping specialization and [sic] will </w:delText>
        </w:r>
        <w:r w:rsidRPr="00B32D36" w:rsidDel="00C76E9A">
          <w:delText>be a big boost for many of the roles within my agency".</w:delText>
        </w:r>
      </w:del>
    </w:p>
    <w:p w14:paraId="50999D61" w14:textId="77777777" w:rsidR="00B32D36" w:rsidRPr="00B32D36" w:rsidRDefault="00B32D36" w:rsidP="00B32D36"/>
    <w:p w14:paraId="79684461" w14:textId="331BDEF3" w:rsidR="00C76E9A" w:rsidDel="005E1F4D" w:rsidRDefault="00B32D36" w:rsidP="00B32D36">
      <w:pPr>
        <w:rPr>
          <w:del w:id="8" w:author="Kyle Nessen" w:date="2026-04-24T07:21:00Z" w16du:dateUtc="2026-04-24T14:21:00Z"/>
          <w:rFonts w:ascii="Aptos" w:hAnsi="Aptos"/>
          <w:color w:val="000000"/>
          <w:shd w:val="clear" w:color="auto" w:fill="FFFFFF"/>
        </w:rPr>
      </w:pPr>
      <w:del w:id="9" w:author="Kyle Nessen" w:date="2026-04-24T07:11:00Z" w16du:dateUtc="2026-04-24T14:11:00Z">
        <w:r w:rsidRPr="00B32D36" w:rsidDel="00C76E9A">
          <w:delText xml:space="preserve">France </w:delText>
        </w:r>
      </w:del>
      <w:r w:rsidRPr="00B32D36">
        <w:t>Sullivan</w:t>
      </w:r>
      <w:ins w:id="10" w:author="Kyle Nessen" w:date="2026-04-24T07:11:00Z" w16du:dateUtc="2026-04-24T14:11:00Z">
        <w:r w:rsidR="00C76E9A">
          <w:t xml:space="preserve"> France</w:t>
        </w:r>
      </w:ins>
      <w:r w:rsidRPr="00B32D36">
        <w:t>, GIS Specialist</w:t>
      </w:r>
      <w:ins w:id="11" w:author="Kyle Nessen" w:date="2026-04-24T07:18:00Z" w16du:dateUtc="2026-04-24T14:18:00Z">
        <w:r w:rsidR="00C76E9A">
          <w:t xml:space="preserve"> and Hiring Manager</w:t>
        </w:r>
      </w:ins>
      <w:r w:rsidRPr="00B32D36">
        <w:t xml:space="preserve">, </w:t>
      </w:r>
      <w:del w:id="12" w:author="Kyle Nessen" w:date="2026-04-24T07:11:00Z" w16du:dateUtc="2026-04-24T14:11:00Z">
        <w:r w:rsidRPr="00B32D36" w:rsidDel="00C76E9A">
          <w:delText>SLO County Public Works</w:delText>
        </w:r>
      </w:del>
      <w:ins w:id="13" w:author="Kyle Nessen" w:date="2026-04-24T07:11:00Z" w16du:dateUtc="2026-04-24T14:11:00Z">
        <w:r w:rsidR="00C76E9A">
          <w:t>Althouse and Meade, Inc.,</w:t>
        </w:r>
      </w:ins>
      <w:r w:rsidRPr="00B32D36">
        <w:t xml:space="preserve"> </w:t>
      </w:r>
      <w:del w:id="14" w:author="Kyle Nessen" w:date="2026-04-24T07:11:00Z" w16du:dateUtc="2026-04-24T14:11:00Z">
        <w:r w:rsidRPr="00B32D36" w:rsidDel="00C76E9A">
          <w:delText xml:space="preserve">Sullivan </w:delText>
        </w:r>
      </w:del>
      <w:r w:rsidRPr="00B32D36">
        <w:t>confirmed that the program</w:t>
      </w:r>
      <w:del w:id="15" w:author="Kyle Nessen" w:date="2026-04-24T07:20:00Z" w16du:dateUtc="2026-04-24T14:20:00Z">
        <w:r w:rsidRPr="00B32D36" w:rsidDel="00C76E9A">
          <w:delText xml:space="preserve"> is designed in a way that</w:delText>
        </w:r>
      </w:del>
      <w:r w:rsidRPr="00B32D36">
        <w:t xml:space="preserve"> aligns with</w:t>
      </w:r>
      <w:ins w:id="16" w:author="Kyle Nessen" w:date="2026-04-24T07:20:00Z" w16du:dateUtc="2026-04-24T14:20:00Z">
        <w:r w:rsidR="00C76E9A">
          <w:t xml:space="preserve"> how</w:t>
        </w:r>
      </w:ins>
      <w:r w:rsidRPr="00B32D36">
        <w:t xml:space="preserve"> </w:t>
      </w:r>
      <w:ins w:id="17" w:author="Kyle Nessen" w:date="2026-04-24T07:18:00Z" w16du:dateUtc="2026-04-24T14:18:00Z">
        <w:r w:rsidR="00C76E9A">
          <w:t>environm</w:t>
        </w:r>
      </w:ins>
      <w:ins w:id="18" w:author="Kyle Nessen" w:date="2026-04-24T07:19:00Z" w16du:dateUtc="2026-04-24T14:19:00Z">
        <w:r w:rsidR="00C76E9A">
          <w:t xml:space="preserve">ental consulting firms </w:t>
        </w:r>
      </w:ins>
      <w:ins w:id="19" w:author="Kyle Nessen" w:date="2026-04-24T07:20:00Z" w16du:dateUtc="2026-04-24T14:20:00Z">
        <w:r w:rsidR="00C76E9A">
          <w:t>operate</w:t>
        </w:r>
      </w:ins>
      <w:del w:id="20" w:author="Kyle Nessen" w:date="2026-04-24T07:18:00Z" w16du:dateUtc="2026-04-24T14:18:00Z">
        <w:r w:rsidRPr="00B32D36" w:rsidDel="00C76E9A">
          <w:delText>the daily operational needs of local government</w:delText>
        </w:r>
      </w:del>
      <w:r w:rsidRPr="00B32D36">
        <w:t xml:space="preserve">, noting that graduates </w:t>
      </w:r>
      <w:del w:id="21" w:author="Kyle Nessen" w:date="2026-04-24T07:21:00Z" w16du:dateUtc="2026-04-24T14:21:00Z">
        <w:r w:rsidRPr="00B32D36" w:rsidDel="00C76E9A">
          <w:delText xml:space="preserve">of the program </w:delText>
        </w:r>
      </w:del>
      <w:r w:rsidRPr="00B32D36">
        <w:t>will "be useful to us right out of the gate".</w:t>
      </w:r>
      <w:ins w:id="22" w:author="Kyle Nessen" w:date="2026-04-24T07:19:00Z" w16du:dateUtc="2026-04-24T14:19:00Z">
        <w:r w:rsidR="00C76E9A">
          <w:t xml:space="preserve"> He </w:t>
        </w:r>
      </w:ins>
      <w:ins w:id="23" w:author="Kyle Nessen" w:date="2026-04-24T07:21:00Z" w16du:dateUtc="2026-04-24T14:21:00Z">
        <w:r w:rsidR="005E1F4D">
          <w:t>added</w:t>
        </w:r>
      </w:ins>
      <w:ins w:id="24" w:author="Kyle Nessen" w:date="2026-04-24T07:19:00Z" w16du:dateUtc="2026-04-24T14:19:00Z">
        <w:r w:rsidR="00C76E9A">
          <w:t>, “</w:t>
        </w:r>
        <w:r w:rsidR="00C76E9A">
          <w:rPr>
            <w:rFonts w:ascii="Aptos" w:hAnsi="Aptos"/>
            <w:color w:val="000000"/>
            <w:shd w:val="clear" w:color="auto" w:fill="FFFFFF"/>
          </w:rPr>
          <w:t>From our perspective a graduate who completes the mapping specialization with a solid GIS foundation would stand out immediately.”</w:t>
        </w:r>
      </w:ins>
    </w:p>
    <w:p w14:paraId="18AA0E3C" w14:textId="77777777" w:rsidR="005E1F4D" w:rsidRPr="005E1F4D" w:rsidRDefault="005E1F4D" w:rsidP="00B32D36">
      <w:pPr>
        <w:rPr>
          <w:ins w:id="25" w:author="Kyle Nessen" w:date="2026-04-24T07:21:00Z" w16du:dateUtc="2026-04-24T14:21:00Z"/>
          <w:rFonts w:ascii="Aptos" w:hAnsi="Aptos"/>
          <w:color w:val="000000"/>
          <w:shd w:val="clear" w:color="auto" w:fill="FFFFFF"/>
        </w:rPr>
      </w:pPr>
    </w:p>
    <w:p w14:paraId="5828F939" w14:textId="77777777" w:rsidR="00B32D36" w:rsidRPr="00B32D36" w:rsidRDefault="00B32D36" w:rsidP="00B32D36"/>
    <w:p w14:paraId="1B48B8A9" w14:textId="77777777" w:rsidR="00B32D36" w:rsidRPr="00B32D36" w:rsidRDefault="00B32D36" w:rsidP="00B32D36">
      <w:r w:rsidRPr="00B32D36">
        <w:t>Agriculture Sector Market Demand (General Labor Market Data) While formal industry advisory feedback for the agriculture sector is currently in development, the inclusion of agricultural drone training is heavily justified by statewide and global labor market data. Market analysis identifies agriculture as the "fastest-growing segment" of commercial drone operations. The global agricultural drone market is projected to exceed $10 billion by 2030, with "some analysts suggesting 80% of future commercial drone usage could come from agriculture".</w:t>
      </w:r>
    </w:p>
    <w:p w14:paraId="5EDC34BA" w14:textId="77777777" w:rsidR="00B32D36" w:rsidRPr="00B32D36" w:rsidRDefault="00B32D36" w:rsidP="00B32D36"/>
    <w:p w14:paraId="4FE0FBF1" w14:textId="1715E6F8" w:rsidR="00B32D36" w:rsidRPr="00B32D36" w:rsidRDefault="00B32D36" w:rsidP="00B32D36">
      <w:r w:rsidRPr="00B32D36">
        <w:t xml:space="preserve">Within California, the Central Valley and the nearby Salinas Valley are already major centers for agricultural drone adoption. The proposed curriculum directly targets the "highest-revenue segment of agricultural drone work," which is aerial spraying. Contract rates for this specialized work range from $10 to $30 per acre, allowing experienced freelance pilots to earn up to $8,000 per day during peak seasons. By developing this pathway, the program will position students to capitalize on </w:t>
      </w:r>
      <w:r>
        <w:t xml:space="preserve">the </w:t>
      </w:r>
      <w:r w:rsidRPr="00B32D36">
        <w:t>massive impending workforce demand.</w:t>
      </w:r>
    </w:p>
    <w:p w14:paraId="5FAEDF68" w14:textId="52E8AED4" w:rsidR="005E1F4D" w:rsidRDefault="005E1F4D">
      <w:pPr>
        <w:rPr>
          <w:ins w:id="26" w:author="Kyle Nessen" w:date="2026-04-24T07:21:00Z" w16du:dateUtc="2026-04-24T14:21:00Z"/>
        </w:rPr>
      </w:pPr>
      <w:ins w:id="27" w:author="Kyle Nessen" w:date="2026-04-24T07:21:00Z" w16du:dateUtc="2026-04-24T14:21:00Z">
        <w:r>
          <w:br w:type="page"/>
        </w:r>
      </w:ins>
    </w:p>
    <w:p w14:paraId="50CC25A3" w14:textId="66455C6F" w:rsidR="00B32D36" w:rsidRPr="00B32D36" w:rsidRDefault="00B32D36" w:rsidP="00B32D36">
      <w:r w:rsidRPr="00B32D36">
        <w:rPr>
          <w:b/>
          <w:bCs/>
        </w:rPr>
        <w:lastRenderedPageBreak/>
        <w:t xml:space="preserve">Program Description: </w:t>
      </w:r>
      <w:r w:rsidRPr="00B32D36">
        <w:rPr>
          <w:i/>
          <w:iCs/>
        </w:rPr>
        <w:t>If new A.A. or A.S. degree, list catalog description.</w:t>
      </w:r>
      <w:r>
        <w:rPr>
          <w:i/>
          <w:iCs/>
        </w:rPr>
        <w:tab/>
      </w:r>
    </w:p>
    <w:p w14:paraId="57432043" w14:textId="77777777" w:rsidR="00351907" w:rsidRDefault="00351907"/>
    <w:p w14:paraId="20736F59" w14:textId="77777777" w:rsidR="00B32D36" w:rsidRDefault="00B32D36" w:rsidP="00B32D36">
      <w:r w:rsidRPr="00B32D36">
        <w:rPr>
          <w:b/>
          <w:bCs/>
        </w:rPr>
        <w:t>Certificate of Specialization: UAS Mapping</w:t>
      </w:r>
      <w:r w:rsidRPr="00B32D36">
        <w:t xml:space="preserve"> This program targets the largest commercial drone employment sector: mapping, surveying, and photogrammetry. Students will pair foundational drone flight skills with Geographic Information Systems (GIS) to acquire and process spatial data. The curriculum covers flight planning, basic orthomosaic production, and coordinate systems. Graduates will be equipped to produce professional map products and will be prepared for careers in surveying and engineering firms, construction site monitoring, environmental consulting, and city or county planning departments.</w:t>
      </w:r>
    </w:p>
    <w:p w14:paraId="7AEB44B6" w14:textId="77777777" w:rsidR="00B32D36" w:rsidRPr="00B32D36" w:rsidRDefault="00B32D36" w:rsidP="00B32D36"/>
    <w:p w14:paraId="0783661A" w14:textId="77777777" w:rsidR="00B32D36" w:rsidRPr="00B32D36" w:rsidRDefault="00B32D36" w:rsidP="00B32D36">
      <w:r w:rsidRPr="00B32D36">
        <w:rPr>
          <w:b/>
          <w:bCs/>
        </w:rPr>
        <w:t>Certificate of Specialization: UAS Inspection</w:t>
      </w:r>
      <w:r w:rsidRPr="00B32D36">
        <w:t xml:space="preserve"> This fast-track program is designed for the infrastructure inspection and public safety sectors, unified by the core technical skill of thermal imaging. Students will learn to conduct electrical infrastructure inspections, solar panel assessments, and building envelope analyses, as well as professional reporting workflows aligned with California utility regulations. The program also covers public safety applications, including search and rescue, fire assessment, and incident command integration. Graduates will be prepared for careers in utility inspection, solar installation assessment, insurance documentation, or as working first responders seeking professional development.</w:t>
      </w:r>
    </w:p>
    <w:p w14:paraId="4B43D954" w14:textId="77777777" w:rsidR="00B32D36" w:rsidRPr="00B32D36" w:rsidRDefault="00B32D36" w:rsidP="00B32D36"/>
    <w:p w14:paraId="56F0B2D5" w14:textId="77777777" w:rsidR="00B32D36" w:rsidRDefault="00B32D36" w:rsidP="00B32D36">
      <w:r w:rsidRPr="00B32D36">
        <w:rPr>
          <w:b/>
          <w:bCs/>
        </w:rPr>
        <w:t>Certificate of Specialization: UAS Agriculture - Crop Monitoring</w:t>
      </w:r>
      <w:r w:rsidRPr="00B32D36">
        <w:t xml:space="preserve"> This specialization prepares students to use multispectral drones for precision agriculture. The curriculum focuses on assessing crop health, identifying stress patterns, detecting pest and irrigation issues, and generating prescription maps for variable-rate applications. By pairing drone flight training with an introduction to plant science, students gain the agronomic foundation necessary to interpret vegetation indices and translate imagery into actionable recommendations. Graduates will be prepared for roles in precision agriculture consulting, vineyard and orchard monitoring, agricultural research, and farm management technology.</w:t>
      </w:r>
    </w:p>
    <w:p w14:paraId="4F27F49A" w14:textId="77777777" w:rsidR="00B32D36" w:rsidRPr="00B32D36" w:rsidRDefault="00B32D36" w:rsidP="00B32D36"/>
    <w:p w14:paraId="6B0988D7" w14:textId="77777777" w:rsidR="00B32D36" w:rsidRDefault="00B32D36" w:rsidP="00B32D36">
      <w:r w:rsidRPr="00B32D36">
        <w:rPr>
          <w:b/>
          <w:bCs/>
        </w:rPr>
        <w:t>Certificate of Specialization: UAS Agriculture - Spray Operations</w:t>
      </w:r>
      <w:r w:rsidRPr="00B32D36">
        <w:t xml:space="preserve"> This track addresses the highest-revenue segment of agricultural drone work: the aerial application of herbicides, fungicides, insecticides, and fertilizers. Coursework covers spray drone operation, calibration and nozzle selection, drift management, and chemical handling safety. Crucially, it also introduces students to the complex regulatory stack required for legal operation in California, including FAA Part 137, the 44807 weight exemption, and the California QAC/QAL pesticide applicator license. Graduates will be positioned for careers with agricultural spraying service providers, farm operations, vineyard management, or independent contract spraying.</w:t>
      </w:r>
    </w:p>
    <w:p w14:paraId="7FDFA70E" w14:textId="77777777" w:rsidR="00B32D36" w:rsidRPr="00B32D36" w:rsidRDefault="00B32D36" w:rsidP="00B32D36"/>
    <w:p w14:paraId="67D39CC9" w14:textId="77777777" w:rsidR="00B32D36" w:rsidRPr="00B32D36" w:rsidRDefault="00B32D36" w:rsidP="00B32D36">
      <w:r w:rsidRPr="00B32D36">
        <w:rPr>
          <w:b/>
          <w:bCs/>
        </w:rPr>
        <w:t>Certificate of Specialization: UAS Videography</w:t>
      </w:r>
      <w:r w:rsidRPr="00B32D36">
        <w:t xml:space="preserve"> This interdisciplinary program pairs drone flight capabilities with the visual composition and video production fundamentals that distinguish professional aerial videographers from hobbyists. Students will build technical and aesthetic foundations in digital photography—including exposure, composition, and design—alongside hands-on single-camera video production, scripting, portable lighting, audio, and editing. Graduates will be prepared for work in real estate media, event and wedding videography, tourism and destination marketing, documentary and news production, and corporate video.</w:t>
      </w:r>
    </w:p>
    <w:p w14:paraId="4C45F002" w14:textId="77777777" w:rsidR="00B32D36" w:rsidRPr="00B32D36" w:rsidRDefault="00B32D36" w:rsidP="00B32D36"/>
    <w:p w14:paraId="3C32AE73" w14:textId="77777777" w:rsidR="00B32D36" w:rsidRPr="00B32D36" w:rsidRDefault="00B32D36" w:rsidP="00B32D36">
      <w:r w:rsidRPr="00B32D36">
        <w:rPr>
          <w:b/>
          <w:bCs/>
        </w:rPr>
        <w:t>Certificate of Achievement: UAS Technology</w:t>
      </w:r>
      <w:r w:rsidRPr="00B32D36">
        <w:t xml:space="preserve"> The Certificate of Achievement is the program’s comprehensive 15-unit credential, designed for students seeking broad competency across multiple Unmanned Aircraft Systems (UAS) application areas. Beginning with a foundational course </w:t>
      </w:r>
      <w:r w:rsidRPr="00B32D36">
        <w:lastRenderedPageBreak/>
        <w:t>in basic UAV operation and FAA Part 107 certification preparation, students have the flexibility to build the certificate around their specific career interests. Students customize their learning by selecting advanced AERO electives (such as Mapping, Thermal Inspection, or Agricultural Spraying) alongside supporting interdisciplinary electives from Geography, Geology, Agriculture, Art, or Film and Television. This structure creates a stacking pathway that allows students to mix electives across disciplines or concentrate deeply in a single applied area.</w:t>
      </w:r>
    </w:p>
    <w:p w14:paraId="624EC964" w14:textId="77777777" w:rsidR="00B32D36" w:rsidRDefault="00B32D36"/>
    <w:p w14:paraId="20F4F4FD" w14:textId="47FF53FF" w:rsidR="00B32D36" w:rsidRDefault="00B32D36">
      <w:r w:rsidRPr="00B32D36">
        <w:rPr>
          <w:b/>
          <w:bCs/>
        </w:rPr>
        <w:t>Certificate of Specialization: UAS Public Safety</w:t>
      </w:r>
      <w:r w:rsidRPr="00B32D36">
        <w:t xml:space="preserve"> This specialization is designed for aspiring and current law enforcement officers, firefighters, and emergency management personnel. Recognizing that most public safety drone positions are filled by existing sworn personnel who add drone certification to their skillsets, this track provides the critical flight and thermal imaging skills needed for modern emergency response. The curriculum introduces students to Drone as First Responder (DFR) operations and covers crucial field applications, including search and rescue thermal techniques, fire scene assessment and hotspot identification, law enforcement tactical support, night operations, and incident command integration. Graduates will be prepared to leverage unmanned aerial systems to enhance situational awareness and safety within police departments, fire departments, emergency management agencies, and volunteer search and rescue (SAR) teams</w:t>
      </w:r>
    </w:p>
    <w:p w14:paraId="617B5F6F" w14:textId="77777777" w:rsidR="00B32D36" w:rsidRDefault="00B32D36"/>
    <w:p w14:paraId="5A7BA304" w14:textId="51E7CF3F" w:rsidR="00B32D36" w:rsidRDefault="00A84F25">
      <w:r w:rsidRPr="00A84F25">
        <w:rPr>
          <w:b/>
          <w:bCs/>
        </w:rPr>
        <w:t xml:space="preserve">Program Outcomes: </w:t>
      </w:r>
      <w:r w:rsidRPr="00A84F25">
        <w:rPr>
          <w:i/>
          <w:iCs/>
        </w:rPr>
        <w:t>List the outcomes for the program.</w:t>
      </w:r>
    </w:p>
    <w:p w14:paraId="75AB21C2" w14:textId="77777777" w:rsidR="00A84F25" w:rsidRDefault="00A84F25"/>
    <w:p w14:paraId="50476A1F" w14:textId="77777777" w:rsidR="00113836" w:rsidRPr="00113836" w:rsidRDefault="00113836" w:rsidP="00113836">
      <w:r w:rsidRPr="00113836">
        <w:t>Certificate of Specialization: UAS Mapping</w:t>
      </w:r>
    </w:p>
    <w:p w14:paraId="5EBF18B4" w14:textId="77777777" w:rsidR="00113836" w:rsidRPr="00113836" w:rsidRDefault="00113836" w:rsidP="00113836">
      <w:pPr>
        <w:numPr>
          <w:ilvl w:val="0"/>
          <w:numId w:val="1"/>
        </w:numPr>
      </w:pPr>
      <w:r w:rsidRPr="00113836">
        <w:t>Produce professional map products by integrating foundational drone flight skills with photogrammetry workflows.</w:t>
      </w:r>
    </w:p>
    <w:p w14:paraId="64238B61" w14:textId="77777777" w:rsidR="00113836" w:rsidRPr="00113836" w:rsidRDefault="00113836" w:rsidP="00113836">
      <w:pPr>
        <w:numPr>
          <w:ilvl w:val="0"/>
          <w:numId w:val="1"/>
        </w:numPr>
      </w:pPr>
      <w:r w:rsidRPr="00113836">
        <w:t>Acquire and process spatial data using Geographic Information Systems (GIS) to effectively manage and analyze drone-collected imagery.</w:t>
      </w:r>
    </w:p>
    <w:p w14:paraId="42A6E7D9" w14:textId="77777777" w:rsidR="00113836" w:rsidRPr="00113836" w:rsidRDefault="00113836" w:rsidP="00113836">
      <w:pPr>
        <w:numPr>
          <w:ilvl w:val="0"/>
          <w:numId w:val="1"/>
        </w:numPr>
      </w:pPr>
      <w:r w:rsidRPr="00113836">
        <w:t>Execute mapping missions by applying principles of flight planning, coordinate systems, and basic orthomosaic production.</w:t>
      </w:r>
    </w:p>
    <w:p w14:paraId="181940FB" w14:textId="77777777" w:rsidR="00113836" w:rsidRPr="00113836" w:rsidRDefault="00113836" w:rsidP="00113836">
      <w:r w:rsidRPr="00113836">
        <w:t>Certificate of Specialization: UAS Inspection</w:t>
      </w:r>
    </w:p>
    <w:p w14:paraId="1BDEAC29" w14:textId="77777777" w:rsidR="00113836" w:rsidRPr="00113836" w:rsidRDefault="00113836" w:rsidP="00113836">
      <w:pPr>
        <w:numPr>
          <w:ilvl w:val="0"/>
          <w:numId w:val="2"/>
        </w:numPr>
      </w:pPr>
      <w:r w:rsidRPr="00113836">
        <w:t>Conduct applied thermal imaging to perform electrical infrastructure inspections, solar panel assessments, and building envelope analyses.</w:t>
      </w:r>
    </w:p>
    <w:p w14:paraId="487F659B" w14:textId="77777777" w:rsidR="00113836" w:rsidRPr="00113836" w:rsidRDefault="00113836" w:rsidP="00113836">
      <w:pPr>
        <w:numPr>
          <w:ilvl w:val="0"/>
          <w:numId w:val="2"/>
        </w:numPr>
      </w:pPr>
      <w:r w:rsidRPr="00113836">
        <w:t>Generate professional inspection reports that align with California utility regulations, specifically General Orders 95 and 165.</w:t>
      </w:r>
    </w:p>
    <w:p w14:paraId="5A69B470" w14:textId="77777777" w:rsidR="00113836" w:rsidRPr="00113836" w:rsidRDefault="00113836" w:rsidP="00113836">
      <w:pPr>
        <w:numPr>
          <w:ilvl w:val="0"/>
          <w:numId w:val="2"/>
        </w:numPr>
      </w:pPr>
      <w:r w:rsidRPr="00113836">
        <w:t>Demonstrate safe flight operations near complex structures, towers, and energized equipment.</w:t>
      </w:r>
    </w:p>
    <w:p w14:paraId="243C1151" w14:textId="77777777" w:rsidR="00113836" w:rsidRPr="00113836" w:rsidRDefault="00113836" w:rsidP="00113836">
      <w:r w:rsidRPr="00113836">
        <w:t>Certificate of Specialization: UAS Agriculture - Crop Monitoring</w:t>
      </w:r>
    </w:p>
    <w:p w14:paraId="2F712818" w14:textId="77777777" w:rsidR="00113836" w:rsidRPr="00113836" w:rsidRDefault="00113836" w:rsidP="00113836">
      <w:pPr>
        <w:numPr>
          <w:ilvl w:val="0"/>
          <w:numId w:val="3"/>
        </w:numPr>
      </w:pPr>
      <w:r w:rsidRPr="00113836">
        <w:t>Utilize multispectral sensors to assess crop health, identify stress patterns, and detect pest or irrigation issues.</w:t>
      </w:r>
    </w:p>
    <w:p w14:paraId="231BE821" w14:textId="77777777" w:rsidR="00113836" w:rsidRPr="00113836" w:rsidRDefault="00113836" w:rsidP="00113836">
      <w:pPr>
        <w:numPr>
          <w:ilvl w:val="0"/>
          <w:numId w:val="3"/>
        </w:numPr>
      </w:pPr>
      <w:r w:rsidRPr="00113836">
        <w:t>Process and interpret agricultural data by calculating vegetation indices (such as NDVI) and translating imagery into actionable agronomic recommendations.</w:t>
      </w:r>
    </w:p>
    <w:p w14:paraId="00A4F170" w14:textId="77777777" w:rsidR="00113836" w:rsidRPr="00113836" w:rsidRDefault="00113836" w:rsidP="00113836">
      <w:pPr>
        <w:numPr>
          <w:ilvl w:val="0"/>
          <w:numId w:val="3"/>
        </w:numPr>
      </w:pPr>
      <w:r w:rsidRPr="00113836">
        <w:t>Generate variable-rate prescription maps to guide precision agriculture decisions for fertilizer and chemical applications.</w:t>
      </w:r>
    </w:p>
    <w:p w14:paraId="52CF190C" w14:textId="77777777" w:rsidR="00113836" w:rsidRPr="00113836" w:rsidRDefault="00113836" w:rsidP="00113836">
      <w:r w:rsidRPr="00113836">
        <w:t>Certificate of Specialization: UAS Agriculture - Spray Operations</w:t>
      </w:r>
    </w:p>
    <w:p w14:paraId="6E00C683" w14:textId="77777777" w:rsidR="00113836" w:rsidRPr="00113836" w:rsidRDefault="00113836" w:rsidP="00113836">
      <w:pPr>
        <w:numPr>
          <w:ilvl w:val="0"/>
          <w:numId w:val="4"/>
        </w:numPr>
      </w:pPr>
      <w:r w:rsidRPr="00113836">
        <w:t>Perform aerial application of herbicides, fungicides, insecticides, and fertilizers using commercial spray drones.</w:t>
      </w:r>
    </w:p>
    <w:p w14:paraId="2ECC7D23" w14:textId="77777777" w:rsidR="00113836" w:rsidRPr="00113836" w:rsidRDefault="00113836" w:rsidP="00113836">
      <w:pPr>
        <w:numPr>
          <w:ilvl w:val="0"/>
          <w:numId w:val="4"/>
        </w:numPr>
      </w:pPr>
      <w:r w:rsidRPr="00113836">
        <w:t>Execute safe chemical handling and application techniques, including spray equipment calibration, nozzle selection, and drift management.</w:t>
      </w:r>
    </w:p>
    <w:p w14:paraId="75E970C4" w14:textId="77777777" w:rsidR="00113836" w:rsidRPr="00113836" w:rsidRDefault="00113836" w:rsidP="00113836">
      <w:pPr>
        <w:numPr>
          <w:ilvl w:val="0"/>
          <w:numId w:val="4"/>
        </w:numPr>
      </w:pPr>
      <w:r w:rsidRPr="00113836">
        <w:lastRenderedPageBreak/>
        <w:t>Demonstrate strict regulatory compliance by navigating the legal requirements for operation in California, including FAA Part 137, the 44807 weight exemption, and preparation for the California QAC/QAL pesticide applicator licenses.</w:t>
      </w:r>
    </w:p>
    <w:p w14:paraId="1798133B" w14:textId="77777777" w:rsidR="00113836" w:rsidRPr="00113836" w:rsidRDefault="00113836" w:rsidP="00113836">
      <w:r w:rsidRPr="00113836">
        <w:t>Certificate of Specialization: UAS Videography</w:t>
      </w:r>
    </w:p>
    <w:p w14:paraId="40267402" w14:textId="77777777" w:rsidR="00113836" w:rsidRPr="00113836" w:rsidRDefault="00113836" w:rsidP="00113836">
      <w:pPr>
        <w:numPr>
          <w:ilvl w:val="0"/>
          <w:numId w:val="5"/>
        </w:numPr>
      </w:pPr>
      <w:r w:rsidRPr="00113836">
        <w:t>Apply visual composition and design elements to aerial digital photography, mastering technical aesthetic foundations like exposure and framing.</w:t>
      </w:r>
    </w:p>
    <w:p w14:paraId="1E3D45B3" w14:textId="77777777" w:rsidR="00113836" w:rsidRPr="00113836" w:rsidRDefault="00113836" w:rsidP="00113836">
      <w:pPr>
        <w:numPr>
          <w:ilvl w:val="0"/>
          <w:numId w:val="5"/>
        </w:numPr>
      </w:pPr>
      <w:r w:rsidRPr="00113836">
        <w:t>Execute single-camera video production workflows by combining drone flight capabilities with scripting, portable lighting, audio capture, and editing.</w:t>
      </w:r>
    </w:p>
    <w:p w14:paraId="2FA796C1" w14:textId="77777777" w:rsidR="00113836" w:rsidRPr="00113836" w:rsidRDefault="00113836" w:rsidP="00113836">
      <w:pPr>
        <w:numPr>
          <w:ilvl w:val="0"/>
          <w:numId w:val="5"/>
        </w:numPr>
      </w:pPr>
      <w:r w:rsidRPr="00113836">
        <w:t>Produce professional-quality aerial media suitable for real estate, events, documentaries, or corporate marketing.</w:t>
      </w:r>
    </w:p>
    <w:p w14:paraId="4B4F42D4" w14:textId="4BABD490" w:rsidR="00113836" w:rsidRPr="00113836" w:rsidRDefault="00113836" w:rsidP="00113836">
      <w:r w:rsidRPr="00113836">
        <w:t xml:space="preserve">Certificate of Specialization: UAS Public Safety </w:t>
      </w:r>
    </w:p>
    <w:p w14:paraId="3AC39B41" w14:textId="77777777" w:rsidR="00113836" w:rsidRPr="00113836" w:rsidRDefault="00113836" w:rsidP="00113836">
      <w:pPr>
        <w:numPr>
          <w:ilvl w:val="0"/>
          <w:numId w:val="6"/>
        </w:numPr>
      </w:pPr>
      <w:r w:rsidRPr="00113836">
        <w:t>Leverage thermal imaging and drone technology for critical emergency response applications, including search and rescue, fire scene assessment, and hotspot identification.</w:t>
      </w:r>
    </w:p>
    <w:p w14:paraId="7D27D717" w14:textId="77777777" w:rsidR="00113836" w:rsidRPr="00113836" w:rsidRDefault="00113836" w:rsidP="00113836">
      <w:pPr>
        <w:numPr>
          <w:ilvl w:val="0"/>
          <w:numId w:val="6"/>
        </w:numPr>
      </w:pPr>
      <w:r w:rsidRPr="00113836">
        <w:t>Integrate Unmanned Aircraft Systems into incident command structures and tactical law enforcement support operations.</w:t>
      </w:r>
    </w:p>
    <w:p w14:paraId="7C737C52" w14:textId="77777777" w:rsidR="00113836" w:rsidRPr="00113836" w:rsidRDefault="00113836" w:rsidP="00113836">
      <w:pPr>
        <w:numPr>
          <w:ilvl w:val="0"/>
          <w:numId w:val="6"/>
        </w:numPr>
      </w:pPr>
      <w:r w:rsidRPr="00113836">
        <w:t>Execute safe flight operations in hazardous environments, including night operations and low-light conditions.</w:t>
      </w:r>
    </w:p>
    <w:p w14:paraId="75755670" w14:textId="77777777" w:rsidR="00113836" w:rsidRPr="00113836" w:rsidRDefault="00113836" w:rsidP="00113836">
      <w:r w:rsidRPr="00113836">
        <w:t>Certificate of Achievement: UAS Technology</w:t>
      </w:r>
    </w:p>
    <w:p w14:paraId="3182023F" w14:textId="77777777" w:rsidR="00113836" w:rsidRPr="00113836" w:rsidRDefault="00113836" w:rsidP="00113836">
      <w:pPr>
        <w:numPr>
          <w:ilvl w:val="0"/>
          <w:numId w:val="7"/>
        </w:numPr>
      </w:pPr>
      <w:r w:rsidRPr="00113836">
        <w:t>Demonstrate broad, cross-disciplinary competency across multiple commercial drone application areas by combining core FAA regulatory knowledge with specialized applied skills.</w:t>
      </w:r>
    </w:p>
    <w:p w14:paraId="639CF297" w14:textId="77777777" w:rsidR="00113836" w:rsidRPr="00113836" w:rsidRDefault="00113836" w:rsidP="00113836">
      <w:pPr>
        <w:numPr>
          <w:ilvl w:val="0"/>
          <w:numId w:val="7"/>
        </w:numPr>
      </w:pPr>
      <w:r w:rsidRPr="00113836">
        <w:t>Customize technical workflows by successfully integrating Unmanned Aircraft Systems operations with supporting disciplines such as GIS, agriculture, or media production to meet specific industry needs.</w:t>
      </w:r>
    </w:p>
    <w:p w14:paraId="5FA4DBE2" w14:textId="77777777" w:rsidR="00113836" w:rsidRDefault="00113836"/>
    <w:p w14:paraId="1BF5D29A" w14:textId="06448A64" w:rsidR="00113836" w:rsidRDefault="00113836">
      <w:r w:rsidRPr="00113836">
        <w:rPr>
          <w:b/>
          <w:bCs/>
        </w:rPr>
        <w:t xml:space="preserve">Program Justification: </w:t>
      </w:r>
      <w:r w:rsidRPr="00113836">
        <w:rPr>
          <w:i/>
          <w:iCs/>
        </w:rPr>
        <w:t>Explain how the program is consistent with the district’s mission. Describe how the program helps the district achieve Institutional Goals or Objectives, and/or serves a clear student, community, or labor market need. Address all that apply.</w:t>
      </w:r>
    </w:p>
    <w:p w14:paraId="30FADB96" w14:textId="77777777" w:rsidR="00113836" w:rsidRDefault="00113836"/>
    <w:p w14:paraId="61437606" w14:textId="77777777" w:rsidR="00113836" w:rsidRPr="00113836" w:rsidRDefault="00113836" w:rsidP="00113836">
      <w:r w:rsidRPr="00113836">
        <w:rPr>
          <w:b/>
          <w:bCs/>
        </w:rPr>
        <w:t>Consistency with the District's Mission</w:t>
      </w:r>
      <w:r w:rsidRPr="00113836">
        <w:t xml:space="preserve"> The Unmanned Aircraft Systems (UAS) program directly aligns with Cuesta College's mission to "effectively support students in their efforts to... earn certificates... and advance in the workforce" through "innovative and challenging opportunities". By offering applied training in cutting-edge drone technology, the program promotes the professional growth of a diverse student population and prepares students to become engaged, highly skilled citizens in an increasingly complex, technology-driven world.</w:t>
      </w:r>
    </w:p>
    <w:p w14:paraId="7413BE76" w14:textId="77777777" w:rsidR="00113836" w:rsidRPr="00113836" w:rsidRDefault="00113836" w:rsidP="00113836">
      <w:r w:rsidRPr="00113836">
        <w:t>Achievement of Institutional Goals and Objectives The program's design and outcomes strongly support the district’s Strategic Plan (2020-2023), specifically advancing the following Institutional Goals:</w:t>
      </w:r>
    </w:p>
    <w:p w14:paraId="347E9F7E" w14:textId="77777777" w:rsidR="00113836" w:rsidRPr="00113836" w:rsidRDefault="00113836" w:rsidP="00113836">
      <w:pPr>
        <w:numPr>
          <w:ilvl w:val="0"/>
          <w:numId w:val="8"/>
        </w:numPr>
      </w:pPr>
      <w:r w:rsidRPr="00113836">
        <w:t>Goal 2: Completion: The program is structured around efficient, stackable Certificates of Specialization (such as Mapping, Inspection, and Agriculture) that build toward a comprehensive 15-unit Certificate of Achievement in UAS Technology. This directly supports Objective 2A: to increase the number of students who earn credentials, certificates, or specific job-oriented skill sets.</w:t>
      </w:r>
    </w:p>
    <w:p w14:paraId="78B96A87" w14:textId="77777777" w:rsidR="00113836" w:rsidRPr="00113836" w:rsidRDefault="00113836" w:rsidP="00113836">
      <w:pPr>
        <w:numPr>
          <w:ilvl w:val="0"/>
          <w:numId w:val="8"/>
        </w:numPr>
      </w:pPr>
      <w:r w:rsidRPr="00113836">
        <w:t xml:space="preserve">Goal 5: Workforce: The curriculum is engineered to directly increase students' median annual earnings (Objective 5A), help them attain a living wage (Objective 5B), and ensure they find jobs closely related to their field of study (Objective 5C). The earning potential for graduates is substantial: entry-level inspection and mapping roles pay between $50,000 </w:t>
      </w:r>
      <w:r w:rsidRPr="00113836">
        <w:lastRenderedPageBreak/>
        <w:t>and $100,000 annually, with specialized pilots (such as those with thermography certification) commanding up to $150,000. In the agricultural sector, experienced freelance spray operators can earn up to $8,000 per day during peak seasons.</w:t>
      </w:r>
    </w:p>
    <w:p w14:paraId="7C38C15D" w14:textId="77777777" w:rsidR="00113836" w:rsidRPr="00113836" w:rsidRDefault="00113836" w:rsidP="00113836">
      <w:pPr>
        <w:numPr>
          <w:ilvl w:val="0"/>
          <w:numId w:val="8"/>
        </w:numPr>
      </w:pPr>
      <w:r w:rsidRPr="00113836">
        <w:t>Goal 6: Facilities and Technology: By training students on industry-standard equipment—including RTK mapping systems, thermal imaging payloads, and multispectral sensors—the program integrates the technological innovations needed to support student learning and modernize the campus environment (Objective 6A).</w:t>
      </w:r>
    </w:p>
    <w:p w14:paraId="64D45E32" w14:textId="77777777" w:rsidR="00113836" w:rsidRPr="00113836" w:rsidRDefault="00113836" w:rsidP="00113836">
      <w:pPr>
        <w:numPr>
          <w:ilvl w:val="0"/>
          <w:numId w:val="8"/>
        </w:numPr>
      </w:pPr>
    </w:p>
    <w:p w14:paraId="285F0499" w14:textId="77777777" w:rsidR="00113836" w:rsidRPr="00113836" w:rsidRDefault="00113836" w:rsidP="00113836">
      <w:r w:rsidRPr="00113836">
        <w:t>Student, Community, and Labor Market Need The commercial drone market is expanding exponentially; valued at approximately $30 billion in 2024, it is projected to reach up to $94 billion by 2033. The UAS program addresses a critical, verified workforce shortage on the Central Coast and throughout California.</w:t>
      </w:r>
    </w:p>
    <w:p w14:paraId="60402624" w14:textId="77777777" w:rsidR="00113836" w:rsidRPr="00113836" w:rsidRDefault="00113836" w:rsidP="00113836">
      <w:pPr>
        <w:numPr>
          <w:ilvl w:val="0"/>
          <w:numId w:val="9"/>
        </w:numPr>
      </w:pPr>
      <w:r w:rsidRPr="00113836">
        <w:t>Infrastructure and Utilities: PG&amp;E represents the single largest local employment opportunity, operating the Diablo Canyon Power Plant and extensive regional transmission infrastructure. PG&amp;E deploys over 80 drone pilots daily across California and completed over 300,000 drone inspections in 2024 alone. Industry advisory feedback from PG&amp;E confirms that a lack of trained professionals is a limiting factor in the industry, forcing them to recruit from outside the area; they explicitly noted that "having a local pipeline of trained operators would be a huge benefit".</w:t>
      </w:r>
    </w:p>
    <w:p w14:paraId="180414A3" w14:textId="77777777" w:rsidR="00113836" w:rsidRPr="00113836" w:rsidRDefault="00113836" w:rsidP="00113836">
      <w:pPr>
        <w:numPr>
          <w:ilvl w:val="0"/>
          <w:numId w:val="9"/>
        </w:numPr>
      </w:pPr>
      <w:r w:rsidRPr="00113836">
        <w:t>Public Safety and Local Government: The program meets the direct community need for enhanced disaster response and municipal management. The Governor's Office of Emergency Services (Cal OES) affirmed that the program's mapping specialization will be a "big boost" for emergency response roles. Similarly, local government partners, such as SLO County Public Works, noted that students trained on the program's proposed mapping equipment will be "useful to us right out of the gate".</w:t>
      </w:r>
    </w:p>
    <w:p w14:paraId="6F9877B8" w14:textId="77777777" w:rsidR="00113836" w:rsidRPr="00113836" w:rsidRDefault="00113836" w:rsidP="00113836">
      <w:pPr>
        <w:numPr>
          <w:ilvl w:val="0"/>
          <w:numId w:val="9"/>
        </w:numPr>
      </w:pPr>
      <w:r w:rsidRPr="00113836">
        <w:t>Agriculture: Identified as the "fastest-growing segment of commercial UAS operations," agriculture represents a massive impending workforce demand. California's Central Valley and the nearby Salinas Valley are major centers for agricultural drone adoption, and the program's targeted tracks in crop monitoring and aerial spray operations will prepare students to capitalize on this highly lucrative local and statewide market.</w:t>
      </w:r>
    </w:p>
    <w:p w14:paraId="5F3210D3" w14:textId="77777777" w:rsidR="00113836" w:rsidRPr="00113836" w:rsidRDefault="00113836"/>
    <w:p w14:paraId="434582F7" w14:textId="337032B4" w:rsidR="00113836" w:rsidRDefault="003275A4">
      <w:pPr>
        <w:rPr>
          <w:i/>
          <w:iCs/>
        </w:rPr>
      </w:pPr>
      <w:r w:rsidRPr="003275A4">
        <w:rPr>
          <w:b/>
          <w:bCs/>
        </w:rPr>
        <w:t>Needs Assessment</w:t>
      </w:r>
      <w:r w:rsidRPr="003275A4">
        <w:t xml:space="preserve">: </w:t>
      </w:r>
      <w:r w:rsidRPr="003275A4">
        <w:rPr>
          <w:i/>
          <w:iCs/>
        </w:rPr>
        <w:t>Indicate all of the following that apply: (a) institutional evidence of the need for this program and its source (Educational Master Plan, Strategic Plan, Institutional Plans, IPPR); (b) evidence of workforce, or labor market, or student demand (National, State or Local); and (c) evidence of accreditation or other governing body requirement/demands.</w:t>
      </w:r>
    </w:p>
    <w:p w14:paraId="63E22227" w14:textId="77777777" w:rsidR="003275A4" w:rsidRDefault="003275A4"/>
    <w:p w14:paraId="1382F69A" w14:textId="77777777" w:rsidR="003275A4" w:rsidRPr="003275A4" w:rsidRDefault="003275A4" w:rsidP="003275A4">
      <w:r w:rsidRPr="003275A4">
        <w:rPr>
          <w:b/>
          <w:bCs/>
        </w:rPr>
        <w:t>(a) Institutional Evidence of Need</w:t>
      </w:r>
      <w:r w:rsidRPr="003275A4">
        <w:t xml:space="preserve"> The proposed program is strongly supported by the San Luis Obispo County Community College District (SLOCCCD) Strategic Plan 2020-2023. The curriculum and program outcomes are explicitly designed to advance the following Institutional Goals:</w:t>
      </w:r>
    </w:p>
    <w:p w14:paraId="223B27D2" w14:textId="77777777" w:rsidR="003275A4" w:rsidRPr="003275A4" w:rsidRDefault="003275A4" w:rsidP="003275A4">
      <w:pPr>
        <w:numPr>
          <w:ilvl w:val="0"/>
          <w:numId w:val="10"/>
        </w:numPr>
      </w:pPr>
      <w:r w:rsidRPr="003275A4">
        <w:rPr>
          <w:b/>
          <w:bCs/>
        </w:rPr>
        <w:t>Goal 2: Completion:</w:t>
      </w:r>
      <w:r w:rsidRPr="003275A4">
        <w:t xml:space="preserve"> The program supports the objective to increase the number of students who earn credentials, certificates, or specific job-oriented skill sets.</w:t>
      </w:r>
    </w:p>
    <w:p w14:paraId="52736DC4" w14:textId="77777777" w:rsidR="003275A4" w:rsidRPr="003275A4" w:rsidRDefault="003275A4" w:rsidP="003275A4">
      <w:pPr>
        <w:numPr>
          <w:ilvl w:val="0"/>
          <w:numId w:val="10"/>
        </w:numPr>
      </w:pPr>
      <w:r w:rsidRPr="003275A4">
        <w:rPr>
          <w:b/>
          <w:bCs/>
        </w:rPr>
        <w:t>Goal 5: Workforce:</w:t>
      </w:r>
      <w:r w:rsidRPr="003275A4">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3146E72C" w14:textId="77777777" w:rsidR="003275A4" w:rsidRPr="003275A4" w:rsidRDefault="003275A4" w:rsidP="003275A4">
      <w:pPr>
        <w:numPr>
          <w:ilvl w:val="0"/>
          <w:numId w:val="10"/>
        </w:numPr>
      </w:pPr>
      <w:r w:rsidRPr="003275A4">
        <w:rPr>
          <w:b/>
          <w:bCs/>
        </w:rPr>
        <w:t>Goal 6: Facilities and Technology:</w:t>
      </w:r>
      <w:r w:rsidRPr="003275A4">
        <w:t xml:space="preserve"> The integration of advanced mapping, multispectral, and thermal drone hardware aligns with the objective to align technology to facilitate student learning.</w:t>
      </w:r>
    </w:p>
    <w:p w14:paraId="081F5D34" w14:textId="77777777" w:rsidR="003275A4" w:rsidRPr="003275A4" w:rsidRDefault="003275A4" w:rsidP="003275A4">
      <w:r w:rsidRPr="003275A4">
        <w:lastRenderedPageBreak/>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36473BAE" w14:textId="77777777" w:rsidR="003275A4" w:rsidRPr="003275A4" w:rsidRDefault="003275A4" w:rsidP="003275A4">
      <w:r w:rsidRPr="003275A4">
        <w:rPr>
          <w:b/>
          <w:bCs/>
        </w:rPr>
        <w:t>(b) Evidence of Workforce, Labor Market, or Student Demand</w:t>
      </w:r>
      <w:r w:rsidRPr="003275A4">
        <w:t xml:space="preserve"> Extensive market analysis highlights explosive growth and localized workforce shortages across the commercial drone sector:</w:t>
      </w:r>
    </w:p>
    <w:p w14:paraId="65C946FE" w14:textId="77777777" w:rsidR="003275A4" w:rsidRPr="003275A4" w:rsidRDefault="003275A4" w:rsidP="003275A4">
      <w:pPr>
        <w:numPr>
          <w:ilvl w:val="0"/>
          <w:numId w:val="11"/>
        </w:numPr>
      </w:pPr>
      <w:r w:rsidRPr="003275A4">
        <w:rPr>
          <w:b/>
          <w:bCs/>
        </w:rPr>
        <w:t>National/Global Growth:</w:t>
      </w:r>
      <w:r w:rsidRPr="003275A4">
        <w:t xml:space="preserve"> The commercial drone market, valued at approximately $30 billion in 2024, is projected to reach $54 to $94 billion by 2030-2033.</w:t>
      </w:r>
    </w:p>
    <w:p w14:paraId="75B574BB" w14:textId="77777777" w:rsidR="003275A4" w:rsidRPr="003275A4" w:rsidRDefault="003275A4" w:rsidP="003275A4">
      <w:pPr>
        <w:numPr>
          <w:ilvl w:val="0"/>
          <w:numId w:val="11"/>
        </w:numPr>
      </w:pPr>
      <w:r w:rsidRPr="003275A4">
        <w:rPr>
          <w:b/>
          <w:bCs/>
        </w:rPr>
        <w:t>Local Utility and Infrastructure Demand:</w:t>
      </w:r>
      <w:r w:rsidRPr="003275A4">
        <w:t xml:space="preserve"> Utility inspection represents the single largest local employment opportunity. PG&amp;E deploys over 80 drone pilots daily across California and logged over 300,000 inspections in 2024 alone. Inspection salaries range from $50,000 to $100,000 annually, with specialized pilots commanding $90,000 to $120,000+.</w:t>
      </w:r>
    </w:p>
    <w:p w14:paraId="4D4C30CE" w14:textId="77777777" w:rsidR="003275A4" w:rsidRPr="003275A4" w:rsidRDefault="003275A4" w:rsidP="003275A4">
      <w:pPr>
        <w:numPr>
          <w:ilvl w:val="0"/>
          <w:numId w:val="11"/>
        </w:numPr>
      </w:pPr>
      <w:r w:rsidRPr="003275A4">
        <w:rPr>
          <w:b/>
          <w:bCs/>
        </w:rPr>
        <w:t>Local Mapping and Surveying Demand:</w:t>
      </w:r>
      <w:r w:rsidRPr="003275A4">
        <w:t xml:space="preserve"> Mapping is the dominant commercial application globally. San Luis Obispo County's active construction, civil engineering, and wine industries drive significant local demand for these services, with salaries ranging from $60,000 to $150,000 annually.</w:t>
      </w:r>
    </w:p>
    <w:p w14:paraId="7EF926E0" w14:textId="77777777" w:rsidR="003275A4" w:rsidRPr="003275A4" w:rsidRDefault="003275A4" w:rsidP="003275A4">
      <w:pPr>
        <w:numPr>
          <w:ilvl w:val="0"/>
          <w:numId w:val="11"/>
        </w:numPr>
      </w:pPr>
      <w:r w:rsidRPr="003275A4">
        <w:rPr>
          <w:b/>
          <w:bCs/>
        </w:rPr>
        <w:t>State/Local Agricultural Demand:</w:t>
      </w:r>
      <w:r w:rsidRPr="003275A4">
        <w:t xml:space="preserve"> Agriculture is the fastest-growing drone segment, with California's Central Valley and nearby Salinas Valley serving as major adoption centers. Contract aerial spraying operations are highly lucrative, allowing experienced freelance operators to earn up to $8,000 per day during peak growing seasons.</w:t>
      </w:r>
    </w:p>
    <w:p w14:paraId="375549A0" w14:textId="77777777" w:rsidR="003275A4" w:rsidRPr="003275A4" w:rsidRDefault="003275A4" w:rsidP="003275A4">
      <w:r w:rsidRPr="003275A4">
        <w:rPr>
          <w:b/>
          <w:bCs/>
        </w:rPr>
        <w:t>(c) Evidence of Accreditation or Governing Body Requirement/Demands</w:t>
      </w:r>
      <w:r w:rsidRPr="003275A4">
        <w:t xml:space="preserve"> The program's structure is deeply intertwined with strict federal, state, and industry regulations that legally mandate specialized training and certification. We are standardizing our training to meet the specific requirements of the following individual agencies:</w:t>
      </w:r>
    </w:p>
    <w:p w14:paraId="5DF6487A" w14:textId="77777777" w:rsidR="003275A4" w:rsidRPr="003275A4" w:rsidRDefault="003275A4" w:rsidP="003275A4">
      <w:pPr>
        <w:numPr>
          <w:ilvl w:val="0"/>
          <w:numId w:val="12"/>
        </w:numPr>
      </w:pPr>
      <w:r w:rsidRPr="003275A4">
        <w:rPr>
          <w:b/>
          <w:bCs/>
        </w:rPr>
        <w:t>Federal Aviation Administration (FAA):</w:t>
      </w:r>
      <w:r w:rsidRPr="003275A4">
        <w:t xml:space="preserve"> Governs all commercial airspace operations. For standard commercial flights under 55 pounds, operators are required to hold an FAA Airman Certificate pursuant to 14 CFR Part 107. For heavy agricultural aerial spraying, operators must obtain a Part 137 Agricultural Aircraft Operator Certificate and a 44807 weight exemption. Furthermore, the program's curriculum integrates the FAA's newly proposed Part 108 regulations, which establish a framework for Beyond Visual Line of Sight (BVLOS) and autonomous operations by shifting responsibility to the organization and requiring specific personnel roles such as Operations Supervisors and Flight Coordinators.</w:t>
      </w:r>
    </w:p>
    <w:p w14:paraId="4C4769DB" w14:textId="77777777" w:rsidR="003275A4" w:rsidRPr="003275A4" w:rsidRDefault="003275A4" w:rsidP="003275A4">
      <w:pPr>
        <w:numPr>
          <w:ilvl w:val="0"/>
          <w:numId w:val="12"/>
        </w:numPr>
      </w:pPr>
      <w:r w:rsidRPr="003275A4">
        <w:rPr>
          <w:b/>
          <w:bCs/>
        </w:rPr>
        <w:t>California Department of Pesticide Regulation (DPR):</w:t>
      </w:r>
      <w:r w:rsidRPr="003275A4">
        <w:t xml:space="preserve"> Regulates aerial chemical application within the state. To conduct agricultural spraying, operators must pass exams to obtain a California QAC/QAL pesticide applicator license and earn an Unmanned Pest Control Aircraft Pilot Certificate (Apprentice or Journeyman).</w:t>
      </w:r>
    </w:p>
    <w:p w14:paraId="6AB4C1DC" w14:textId="77777777" w:rsidR="003275A4" w:rsidRPr="003275A4" w:rsidRDefault="003275A4" w:rsidP="003275A4">
      <w:pPr>
        <w:numPr>
          <w:ilvl w:val="0"/>
          <w:numId w:val="12"/>
        </w:numPr>
      </w:pPr>
      <w:r w:rsidRPr="003275A4">
        <w:rPr>
          <w:b/>
          <w:bCs/>
        </w:rPr>
        <w:t>California Public Utilities Commission (CPUC):</w:t>
      </w:r>
      <w:r w:rsidRPr="003275A4">
        <w:t xml:space="preserve"> Establishes the safety and infrastructure regulations for the state's power grid. Graduates entering the utility inspection sector must be trained to understand and apply California General Orders (GO) 95 and 165.</w:t>
      </w:r>
    </w:p>
    <w:p w14:paraId="337E03D1" w14:textId="77777777" w:rsidR="003275A4" w:rsidRPr="003275A4" w:rsidRDefault="003275A4" w:rsidP="003275A4">
      <w:pPr>
        <w:numPr>
          <w:ilvl w:val="0"/>
          <w:numId w:val="12"/>
        </w:numPr>
      </w:pPr>
      <w:r w:rsidRPr="003275A4">
        <w:rPr>
          <w:b/>
          <w:bCs/>
        </w:rPr>
        <w:t>National Institute of Standards and Technology (NIST):</w:t>
      </w:r>
      <w:r w:rsidRPr="003275A4">
        <w:t xml:space="preserve"> Provides the standardized evaluation criteria for practical flight proficiency. The program evaluates students quantitatively using the NIST Open Lane Level II standard test methods for small Unmanned Aircraft Systems.</w:t>
      </w:r>
    </w:p>
    <w:p w14:paraId="04653C2D" w14:textId="77777777" w:rsidR="003275A4" w:rsidRPr="003275A4" w:rsidRDefault="003275A4" w:rsidP="003275A4">
      <w:pPr>
        <w:numPr>
          <w:ilvl w:val="0"/>
          <w:numId w:val="12"/>
        </w:numPr>
      </w:pPr>
      <w:r w:rsidRPr="003275A4">
        <w:rPr>
          <w:b/>
          <w:bCs/>
        </w:rPr>
        <w:t>National Fire Protection Association (NFPA):</w:t>
      </w:r>
      <w:r w:rsidRPr="003275A4">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644C2B33" w14:textId="77777777" w:rsidR="003275A4" w:rsidRDefault="003275A4"/>
    <w:p w14:paraId="208FA07A" w14:textId="608A7D28" w:rsidR="003275A4" w:rsidRDefault="003275A4" w:rsidP="003275A4">
      <w:pPr>
        <w:rPr>
          <w:b/>
          <w:bCs/>
        </w:rPr>
      </w:pPr>
      <w:r w:rsidRPr="003275A4">
        <w:rPr>
          <w:b/>
          <w:bCs/>
        </w:rPr>
        <w:lastRenderedPageBreak/>
        <w:t xml:space="preserve">Program Accreditation / Regulatory / Safety Component(s): </w:t>
      </w:r>
      <w:r w:rsidRPr="003275A4">
        <w:rPr>
          <w:b/>
          <w:bCs/>
          <w:i/>
          <w:iCs/>
        </w:rPr>
        <w:t>List any specific accreditation, regulatory and/or safety component(s) for this program.</w:t>
      </w:r>
    </w:p>
    <w:p w14:paraId="09342B8B" w14:textId="77777777" w:rsidR="003275A4" w:rsidRDefault="003275A4" w:rsidP="003275A4">
      <w:pPr>
        <w:rPr>
          <w:b/>
          <w:bCs/>
        </w:rPr>
      </w:pPr>
    </w:p>
    <w:p w14:paraId="62C652D8" w14:textId="410C1FFE" w:rsidR="003275A4" w:rsidRPr="003275A4" w:rsidRDefault="003275A4" w:rsidP="003275A4">
      <w:r w:rsidRPr="003275A4">
        <w:rPr>
          <w:b/>
          <w:bCs/>
        </w:rPr>
        <w:t>Program Accreditation / Regulatory / Safety Component(s)</w:t>
      </w:r>
    </w:p>
    <w:p w14:paraId="6D651B42" w14:textId="77777777" w:rsidR="003275A4" w:rsidRPr="000A1752" w:rsidRDefault="003275A4" w:rsidP="003275A4">
      <w:r w:rsidRPr="003275A4">
        <w:t>The Unmanned Aircraft Systems (UAS) program is heavily governed by federal, state, and industry-</w:t>
      </w:r>
      <w:r w:rsidRPr="000A1752">
        <w:t>standard regulations. To ensure legal compliance and safety, the program integrates the accreditation, regulatory, and safety requirements of the following agencies:</w:t>
      </w:r>
    </w:p>
    <w:p w14:paraId="5AD3974E" w14:textId="77777777" w:rsidR="003275A4" w:rsidRPr="000A1752" w:rsidRDefault="003275A4" w:rsidP="003275A4">
      <w:r w:rsidRPr="000A1752">
        <w:t>Federal Aviation Administration (FAA)</w:t>
      </w:r>
    </w:p>
    <w:p w14:paraId="02606D92" w14:textId="77777777" w:rsidR="003275A4" w:rsidRPr="000A1752" w:rsidRDefault="003275A4" w:rsidP="003275A4">
      <w:pPr>
        <w:numPr>
          <w:ilvl w:val="0"/>
          <w:numId w:val="13"/>
        </w:numPr>
      </w:pPr>
      <w:r w:rsidRPr="000A1752">
        <w:t>14 CFR Part 107: Students are prepared to test for the FAA Airman Certificate, which is legally required to operate commercial unmanned aerial vehicles weighing under 55 pounds.</w:t>
      </w:r>
    </w:p>
    <w:p w14:paraId="48583289" w14:textId="77777777" w:rsidR="003275A4" w:rsidRPr="000A1752" w:rsidRDefault="003275A4" w:rsidP="003275A4">
      <w:pPr>
        <w:numPr>
          <w:ilvl w:val="0"/>
          <w:numId w:val="13"/>
        </w:numPr>
      </w:pPr>
      <w:r w:rsidRPr="000A1752">
        <w:t>14 CFR Part 137 &amp; 44807 Exemption: For the agricultural spray operations track, the curriculum introduces the Agricultural Aircraft Operator Certificate and the 44807 weight exemption, which are required for operating spray drones that exceed 55 pounds.</w:t>
      </w:r>
    </w:p>
    <w:p w14:paraId="7A9789F6" w14:textId="77777777" w:rsidR="003275A4" w:rsidRPr="000A1752" w:rsidRDefault="003275A4" w:rsidP="003275A4">
      <w:pPr>
        <w:numPr>
          <w:ilvl w:val="0"/>
          <w:numId w:val="13"/>
        </w:numPr>
      </w:pPr>
      <w:r w:rsidRPr="000A1752">
        <w:t>14 CFR Part 108 (Proposed): The program aligns with emerging FAA frameworks for routine Beyond Visual Line of Sight (BVLOS) and autonomous operations. This includes training on the new required personnel roles—such as the Operations Supervisor and Flight Coordinator—and covers safety management systems (SMS), Detect-and-Avoid collision technologies, Remote ID (Part 89) compliance, and Airworthiness Acceptance protocols.</w:t>
      </w:r>
    </w:p>
    <w:p w14:paraId="22948B32" w14:textId="77777777" w:rsidR="003275A4" w:rsidRPr="000A1752" w:rsidRDefault="003275A4" w:rsidP="003275A4">
      <w:r w:rsidRPr="000A1752">
        <w:t>California Department of Pesticide Regulation (DPR)</w:t>
      </w:r>
    </w:p>
    <w:p w14:paraId="37ACB523" w14:textId="77777777" w:rsidR="003275A4" w:rsidRPr="000A1752" w:rsidRDefault="003275A4" w:rsidP="003275A4">
      <w:pPr>
        <w:numPr>
          <w:ilvl w:val="0"/>
          <w:numId w:val="14"/>
        </w:numPr>
      </w:pPr>
      <w:r w:rsidRPr="000A1752">
        <w:t>QAC/QAL License: Students in the agricultural spraying track prepare for the state's Qualified Applicator Certificate/Qualified Applicator License exams.</w:t>
      </w:r>
    </w:p>
    <w:p w14:paraId="77ADCD7D" w14:textId="77777777" w:rsidR="003275A4" w:rsidRPr="000A1752" w:rsidRDefault="003275A4" w:rsidP="003275A4">
      <w:pPr>
        <w:numPr>
          <w:ilvl w:val="0"/>
          <w:numId w:val="14"/>
        </w:numPr>
      </w:pPr>
      <w:r w:rsidRPr="000A1752">
        <w:t>Unmanned Pest Control Aircraft Pilot Certificate: The program addresses the requirements to earn an Apprentice or Journeyman Unmanned Pilot Certificate, which legally permits the operation of a UAS to conduct pest control in California.</w:t>
      </w:r>
    </w:p>
    <w:p w14:paraId="61B12314" w14:textId="77777777" w:rsidR="003275A4" w:rsidRPr="000A1752" w:rsidRDefault="003275A4" w:rsidP="003275A4">
      <w:pPr>
        <w:numPr>
          <w:ilvl w:val="0"/>
          <w:numId w:val="14"/>
        </w:numPr>
      </w:pPr>
      <w:r w:rsidRPr="000A1752">
        <w:t>County Registration: Operators must be aware of the requirement to register annually with the County Agricultural Commissioner's office in each county of operation.</w:t>
      </w:r>
    </w:p>
    <w:p w14:paraId="639B9B0B" w14:textId="77777777" w:rsidR="003275A4" w:rsidRPr="000A1752" w:rsidRDefault="003275A4" w:rsidP="003275A4">
      <w:r w:rsidRPr="000A1752">
        <w:t>California Public Utilities Commission (CPUC)</w:t>
      </w:r>
    </w:p>
    <w:p w14:paraId="6397DA99" w14:textId="77777777" w:rsidR="003275A4" w:rsidRPr="000A1752" w:rsidRDefault="003275A4" w:rsidP="003275A4">
      <w:pPr>
        <w:numPr>
          <w:ilvl w:val="0"/>
          <w:numId w:val="15"/>
        </w:numPr>
      </w:pPr>
      <w:r w:rsidRPr="000A1752">
        <w:t>General Orders 95 and 165: The UAS Inspection track incorporates state utility safety regulations. GO 95 dictates overhead electric line construction rules, and GO 165 covers inspection requirements for electric distribution and transmission facilities.</w:t>
      </w:r>
    </w:p>
    <w:p w14:paraId="53AA051C" w14:textId="77777777" w:rsidR="003275A4" w:rsidRPr="000A1752" w:rsidRDefault="003275A4" w:rsidP="003275A4">
      <w:r w:rsidRPr="000A1752">
        <w:t>National Institute of Standards and Technology (NIST)</w:t>
      </w:r>
    </w:p>
    <w:p w14:paraId="3C92E1BB" w14:textId="77777777" w:rsidR="003275A4" w:rsidRPr="000A1752" w:rsidRDefault="003275A4" w:rsidP="003275A4">
      <w:pPr>
        <w:numPr>
          <w:ilvl w:val="0"/>
          <w:numId w:val="16"/>
        </w:numPr>
      </w:pPr>
      <w:r w:rsidRPr="000A1752">
        <w:t>sUAS Standard Test Methods: The program utilizes the NIST Open Lane Level II standard test methods to quantitatively evaluate student flight capabilities and remote pilot proficiency. This ensures that students can safely maneuver the aircraft through open test lanes and obstacle courses within prescribed time limits.</w:t>
      </w:r>
    </w:p>
    <w:p w14:paraId="69EAA59D" w14:textId="77777777" w:rsidR="003275A4" w:rsidRPr="000A1752" w:rsidRDefault="003275A4" w:rsidP="003275A4">
      <w:r w:rsidRPr="000A1752">
        <w:t>National Fire Protection Association (NFPA)</w:t>
      </w:r>
    </w:p>
    <w:p w14:paraId="69E05A57" w14:textId="77777777" w:rsidR="003275A4" w:rsidRPr="000A1752" w:rsidRDefault="003275A4" w:rsidP="003275A4">
      <w:pPr>
        <w:numPr>
          <w:ilvl w:val="0"/>
          <w:numId w:val="17"/>
        </w:numPr>
      </w:pPr>
      <w:r w:rsidRPr="000A1752">
        <w:t xml:space="preserve">NFPA 2400: The program's public safety training aligns with the </w:t>
      </w:r>
      <w:r w:rsidRPr="000A1752">
        <w:rPr>
          <w:i/>
          <w:iCs/>
        </w:rPr>
        <w:t>Standard for Small Unmanned Aircraft Systems (sUAS) Used for Public Safety Operations</w:t>
      </w:r>
      <w:r w:rsidRPr="000A1752">
        <w:t>. This standard establishes the minimum job performance requirements (JPRs) for the Remote Pilot in Command (RPIC) and Visual Observers, while also outlining mandatory maintenance, risk assessment, and decontamination procedures.</w:t>
      </w:r>
    </w:p>
    <w:p w14:paraId="5EF6A16E" w14:textId="77777777" w:rsidR="003275A4" w:rsidRPr="000A1752" w:rsidRDefault="003275A4" w:rsidP="003275A4">
      <w:r w:rsidRPr="000A1752">
        <w:t>Transportation Security Administration (TSA)</w:t>
      </w:r>
    </w:p>
    <w:p w14:paraId="369BF365" w14:textId="77777777" w:rsidR="003275A4" w:rsidRPr="000A1752" w:rsidRDefault="003275A4" w:rsidP="003275A4">
      <w:pPr>
        <w:numPr>
          <w:ilvl w:val="0"/>
          <w:numId w:val="18"/>
        </w:numPr>
      </w:pPr>
      <w:r w:rsidRPr="000A1752">
        <w:t>Security Threat Assessments (STAs): Under the expanded operational parameters of FAA Part 108, the program addresses the TSA's increased oversight, which requires key operational personnel (such as Operations Supervisors and Flight Coordinators) to pass background checks and obtain STAs prior to certificated operations.</w:t>
      </w:r>
    </w:p>
    <w:p w14:paraId="79E5F8C0" w14:textId="77777777" w:rsidR="003275A4" w:rsidRPr="000A1752" w:rsidRDefault="003275A4" w:rsidP="003275A4"/>
    <w:p w14:paraId="39CCA2CC" w14:textId="7A8E32B0" w:rsidR="003275A4" w:rsidRDefault="003275A4" w:rsidP="003275A4">
      <w:r w:rsidRPr="003275A4">
        <w:rPr>
          <w:b/>
          <w:bCs/>
        </w:rPr>
        <w:lastRenderedPageBreak/>
        <w:t xml:space="preserve">Degree Requirements (if applicable): </w:t>
      </w:r>
      <w:r w:rsidRPr="003275A4">
        <w:rPr>
          <w:i/>
          <w:iCs/>
        </w:rPr>
        <w:t>List the courses and units indicating which courses are currently being offered and which courses would need to be developed.</w:t>
      </w:r>
    </w:p>
    <w:p w14:paraId="53CA91D7" w14:textId="77777777" w:rsidR="003275A4" w:rsidRDefault="003275A4" w:rsidP="003275A4"/>
    <w:p w14:paraId="23B8374F" w14:textId="77777777" w:rsidR="000A1752" w:rsidRPr="000A1752" w:rsidRDefault="000A1752" w:rsidP="000A1752">
      <w:r w:rsidRPr="000A1752">
        <w:t>Certificate of Specialization: UAS Mapping (9.0 units)</w:t>
      </w:r>
    </w:p>
    <w:p w14:paraId="6D2EA2C5" w14:textId="77777777" w:rsidR="000A1752" w:rsidRPr="000A1752" w:rsidRDefault="000A1752" w:rsidP="000A1752">
      <w:pPr>
        <w:numPr>
          <w:ilvl w:val="0"/>
          <w:numId w:val="28"/>
        </w:numPr>
      </w:pPr>
      <w:r w:rsidRPr="000A1752">
        <w:t xml:space="preserve">AERO 100: Basic UAV Operator (3.0 units) – </w:t>
      </w:r>
      <w:r w:rsidRPr="000A1752">
        <w:rPr>
          <w:i/>
          <w:iCs/>
        </w:rPr>
        <w:t>Currently approved</w:t>
      </w:r>
    </w:p>
    <w:p w14:paraId="31274DF0" w14:textId="77777777" w:rsidR="000A1752" w:rsidRPr="000A1752" w:rsidRDefault="000A1752" w:rsidP="000A1752">
      <w:pPr>
        <w:numPr>
          <w:ilvl w:val="0"/>
          <w:numId w:val="28"/>
        </w:numPr>
      </w:pPr>
      <w:r w:rsidRPr="000A1752">
        <w:t xml:space="preserve">GEOG 230: Introduction to Geographic Information Systems (3.0 units) – </w:t>
      </w:r>
      <w:r w:rsidRPr="000A1752">
        <w:rPr>
          <w:i/>
          <w:iCs/>
        </w:rPr>
        <w:t>Currently offered</w:t>
      </w:r>
    </w:p>
    <w:p w14:paraId="4BE5B918" w14:textId="77777777" w:rsidR="000A1752" w:rsidRPr="000A1752" w:rsidRDefault="000A1752" w:rsidP="000A1752">
      <w:pPr>
        <w:numPr>
          <w:ilvl w:val="0"/>
          <w:numId w:val="28"/>
        </w:numPr>
      </w:pPr>
      <w:r w:rsidRPr="000A1752">
        <w:t xml:space="preserve">AERO 110: Drone Mapping and Photogrammetry (3.0 units) – </w:t>
      </w:r>
      <w:r w:rsidRPr="000A1752">
        <w:rPr>
          <w:i/>
          <w:iCs/>
        </w:rPr>
        <w:t>Needs to be developed (Course Outline Report is Drafted)</w:t>
      </w:r>
    </w:p>
    <w:p w14:paraId="46FA9D71" w14:textId="77777777" w:rsidR="000A1752" w:rsidRPr="000A1752" w:rsidRDefault="000A1752" w:rsidP="000A1752">
      <w:r w:rsidRPr="000A1752">
        <w:t>Certificate of Specialization: UAS Inspection (6.0 units)</w:t>
      </w:r>
    </w:p>
    <w:p w14:paraId="1776DC15" w14:textId="77777777" w:rsidR="000A1752" w:rsidRPr="000A1752" w:rsidRDefault="000A1752" w:rsidP="000A1752">
      <w:pPr>
        <w:numPr>
          <w:ilvl w:val="0"/>
          <w:numId w:val="29"/>
        </w:numPr>
      </w:pPr>
      <w:r w:rsidRPr="000A1752">
        <w:t xml:space="preserve">AERO 100: Basic UAV Operator (3.0 units) – </w:t>
      </w:r>
      <w:r w:rsidRPr="000A1752">
        <w:rPr>
          <w:i/>
          <w:iCs/>
        </w:rPr>
        <w:t>Currently approved</w:t>
      </w:r>
    </w:p>
    <w:p w14:paraId="45E5D7E9" w14:textId="77777777" w:rsidR="000A1752" w:rsidRPr="000A1752" w:rsidRDefault="000A1752" w:rsidP="000A1752">
      <w:pPr>
        <w:numPr>
          <w:ilvl w:val="0"/>
          <w:numId w:val="29"/>
        </w:numPr>
      </w:pPr>
      <w:r w:rsidRPr="000A1752">
        <w:t xml:space="preserve">AERO 120: Thermal Imaging and Applied Inspection (3.0 units) – </w:t>
      </w:r>
      <w:r w:rsidRPr="000A1752">
        <w:rPr>
          <w:i/>
          <w:iCs/>
        </w:rPr>
        <w:t>Needs to be developed (Course Outline Report is Drafted)</w:t>
      </w:r>
    </w:p>
    <w:p w14:paraId="1D98EE06" w14:textId="77777777" w:rsidR="000A1752" w:rsidRPr="000A1752" w:rsidRDefault="000A1752" w:rsidP="000A1752">
      <w:r w:rsidRPr="000A1752">
        <w:t>Certificate of Specialization: UAS Public Safety (9.0 - 10.0 units)</w:t>
      </w:r>
    </w:p>
    <w:p w14:paraId="0EF010A2" w14:textId="77777777" w:rsidR="000A1752" w:rsidRPr="000A1752" w:rsidRDefault="000A1752" w:rsidP="000A1752">
      <w:pPr>
        <w:numPr>
          <w:ilvl w:val="0"/>
          <w:numId w:val="30"/>
        </w:numPr>
      </w:pPr>
      <w:r w:rsidRPr="000A1752">
        <w:t>Required Core (6.0 units):</w:t>
      </w:r>
    </w:p>
    <w:p w14:paraId="2ABAD006" w14:textId="77777777" w:rsidR="000A1752" w:rsidRPr="000A1752" w:rsidRDefault="000A1752" w:rsidP="000A1752">
      <w:pPr>
        <w:numPr>
          <w:ilvl w:val="1"/>
          <w:numId w:val="30"/>
        </w:numPr>
      </w:pPr>
      <w:r w:rsidRPr="000A1752">
        <w:t xml:space="preserve">AERO 100: Basic UAV Operator (3.0 units) – </w:t>
      </w:r>
      <w:r w:rsidRPr="000A1752">
        <w:rPr>
          <w:i/>
          <w:iCs/>
        </w:rPr>
        <w:t>Currently approved</w:t>
      </w:r>
    </w:p>
    <w:p w14:paraId="5BCB405B" w14:textId="77777777" w:rsidR="000A1752" w:rsidRPr="000A1752" w:rsidRDefault="000A1752" w:rsidP="000A1752">
      <w:pPr>
        <w:numPr>
          <w:ilvl w:val="1"/>
          <w:numId w:val="30"/>
        </w:numPr>
      </w:pPr>
      <w:r w:rsidRPr="000A1752">
        <w:t xml:space="preserve">AERO 120: Thermal Imaging and Applied Inspection (3.0 units) – </w:t>
      </w:r>
      <w:r w:rsidRPr="000A1752">
        <w:rPr>
          <w:i/>
          <w:iCs/>
        </w:rPr>
        <w:t>Needs to be developed (Course Outline Report is Drafted)</w:t>
      </w:r>
    </w:p>
    <w:p w14:paraId="1F70DC85" w14:textId="77777777" w:rsidR="000A1752" w:rsidRPr="000A1752" w:rsidRDefault="000A1752" w:rsidP="000A1752">
      <w:pPr>
        <w:numPr>
          <w:ilvl w:val="0"/>
          <w:numId w:val="30"/>
        </w:numPr>
      </w:pPr>
      <w:r w:rsidRPr="000A1752">
        <w:t xml:space="preserve">Supporting Specialization (Select a minimum of 3.0 units) – </w:t>
      </w:r>
      <w:r w:rsidRPr="000A1752">
        <w:rPr>
          <w:i/>
          <w:iCs/>
        </w:rPr>
        <w:t>All need to be developed</w:t>
      </w:r>
      <w:r w:rsidRPr="000A1752">
        <w:t>:</w:t>
      </w:r>
    </w:p>
    <w:p w14:paraId="47C89EA7" w14:textId="77777777" w:rsidR="000A1752" w:rsidRPr="000A1752" w:rsidRDefault="000A1752" w:rsidP="000A1752">
      <w:pPr>
        <w:numPr>
          <w:ilvl w:val="1"/>
          <w:numId w:val="30"/>
        </w:numPr>
      </w:pPr>
      <w:r w:rsidRPr="000A1752">
        <w:t>AERO 121: Law Enforcement UAS Applications (2.0 units)</w:t>
      </w:r>
    </w:p>
    <w:p w14:paraId="767B3951" w14:textId="77777777" w:rsidR="000A1752" w:rsidRPr="000A1752" w:rsidRDefault="000A1752" w:rsidP="000A1752">
      <w:pPr>
        <w:numPr>
          <w:ilvl w:val="1"/>
          <w:numId w:val="30"/>
        </w:numPr>
      </w:pPr>
      <w:r w:rsidRPr="000A1752">
        <w:t>AERO 122: Unmanned Fire Operations (2.0 units)</w:t>
      </w:r>
    </w:p>
    <w:p w14:paraId="7052D1A8" w14:textId="77777777" w:rsidR="000A1752" w:rsidRPr="000A1752" w:rsidRDefault="000A1752" w:rsidP="000A1752">
      <w:pPr>
        <w:numPr>
          <w:ilvl w:val="1"/>
          <w:numId w:val="30"/>
        </w:numPr>
      </w:pPr>
      <w:r w:rsidRPr="000A1752">
        <w:t>AERO 123: UAS Search and Rescue Operations (2.0 units)</w:t>
      </w:r>
    </w:p>
    <w:p w14:paraId="34421657" w14:textId="77777777" w:rsidR="000A1752" w:rsidRPr="000A1752" w:rsidRDefault="000A1752" w:rsidP="000A1752">
      <w:pPr>
        <w:numPr>
          <w:ilvl w:val="1"/>
          <w:numId w:val="30"/>
        </w:numPr>
      </w:pPr>
      <w:r w:rsidRPr="000A1752">
        <w:t>AERO 124: BVLOS Operations and FAA Part 107 Waivers / Part 108 (1.0 units)</w:t>
      </w:r>
    </w:p>
    <w:p w14:paraId="665FC844" w14:textId="77777777" w:rsidR="000A1752" w:rsidRPr="000A1752" w:rsidRDefault="000A1752" w:rsidP="000A1752">
      <w:r w:rsidRPr="000A1752">
        <w:t>Certificate of Specialization: UAS Agriculture - Crop Monitoring (9.0 units)</w:t>
      </w:r>
    </w:p>
    <w:p w14:paraId="0392CF8B" w14:textId="77777777" w:rsidR="000A1752" w:rsidRPr="000A1752" w:rsidRDefault="000A1752" w:rsidP="000A1752">
      <w:pPr>
        <w:numPr>
          <w:ilvl w:val="0"/>
          <w:numId w:val="31"/>
        </w:numPr>
      </w:pPr>
      <w:r w:rsidRPr="000A1752">
        <w:t xml:space="preserve">AERO 100: Basic UAV Operator (3.0 units) – </w:t>
      </w:r>
      <w:r w:rsidRPr="000A1752">
        <w:rPr>
          <w:i/>
          <w:iCs/>
        </w:rPr>
        <w:t>Currently approved</w:t>
      </w:r>
    </w:p>
    <w:p w14:paraId="3230BE1F" w14:textId="77777777" w:rsidR="000A1752" w:rsidRPr="000A1752" w:rsidRDefault="000A1752" w:rsidP="000A1752">
      <w:pPr>
        <w:numPr>
          <w:ilvl w:val="0"/>
          <w:numId w:val="31"/>
        </w:numPr>
      </w:pPr>
      <w:r w:rsidRPr="000A1752">
        <w:t xml:space="preserve">AGPS 242: Introduction to Plant Science (3.0 units) – </w:t>
      </w:r>
      <w:r w:rsidRPr="000A1752">
        <w:rPr>
          <w:i/>
          <w:iCs/>
        </w:rPr>
        <w:t>Currently offered</w:t>
      </w:r>
    </w:p>
    <w:p w14:paraId="12FA6EB3" w14:textId="77777777" w:rsidR="000A1752" w:rsidRPr="000A1752" w:rsidRDefault="000A1752" w:rsidP="000A1752">
      <w:pPr>
        <w:numPr>
          <w:ilvl w:val="0"/>
          <w:numId w:val="31"/>
        </w:numPr>
      </w:pPr>
      <w:r w:rsidRPr="000A1752">
        <w:t xml:space="preserve">AERO 130: Multispectral Imaging and Crop Monitoring (3.0 units) – </w:t>
      </w:r>
      <w:r w:rsidRPr="000A1752">
        <w:rPr>
          <w:i/>
          <w:iCs/>
        </w:rPr>
        <w:t>Needs to be developed (Currently Not Started)</w:t>
      </w:r>
    </w:p>
    <w:p w14:paraId="2C758EC9" w14:textId="77777777" w:rsidR="000A1752" w:rsidRPr="000A1752" w:rsidRDefault="000A1752" w:rsidP="000A1752">
      <w:r w:rsidRPr="000A1752">
        <w:t>Certificate of Specialization: UAS Agriculture - Spray Operations (9.0 units)</w:t>
      </w:r>
    </w:p>
    <w:p w14:paraId="34F392FB" w14:textId="77777777" w:rsidR="000A1752" w:rsidRPr="000A1752" w:rsidRDefault="000A1752" w:rsidP="000A1752">
      <w:pPr>
        <w:numPr>
          <w:ilvl w:val="0"/>
          <w:numId w:val="32"/>
        </w:numPr>
      </w:pPr>
      <w:r w:rsidRPr="000A1752">
        <w:t xml:space="preserve">AERO 100: Basic UAV Operator (3.0 units) – </w:t>
      </w:r>
      <w:r w:rsidRPr="000A1752">
        <w:rPr>
          <w:i/>
          <w:iCs/>
        </w:rPr>
        <w:t>Currently approved</w:t>
      </w:r>
    </w:p>
    <w:p w14:paraId="7F5A787A" w14:textId="77777777" w:rsidR="000A1752" w:rsidRPr="000A1752" w:rsidRDefault="000A1752" w:rsidP="000A1752">
      <w:pPr>
        <w:numPr>
          <w:ilvl w:val="0"/>
          <w:numId w:val="32"/>
        </w:numPr>
      </w:pPr>
      <w:r w:rsidRPr="000A1752">
        <w:t xml:space="preserve">AGPS 242: Introduction to Plant Science (3.0 units) – </w:t>
      </w:r>
      <w:r w:rsidRPr="000A1752">
        <w:rPr>
          <w:i/>
          <w:iCs/>
        </w:rPr>
        <w:t>Currently offered</w:t>
      </w:r>
    </w:p>
    <w:p w14:paraId="4CCCE398" w14:textId="77777777" w:rsidR="000A1752" w:rsidRPr="000A1752" w:rsidRDefault="000A1752" w:rsidP="000A1752">
      <w:pPr>
        <w:numPr>
          <w:ilvl w:val="0"/>
          <w:numId w:val="32"/>
        </w:numPr>
      </w:pPr>
      <w:r w:rsidRPr="000A1752">
        <w:t xml:space="preserve">AERO 140: Agricultural Spray Operations (3.0 units) – </w:t>
      </w:r>
      <w:r w:rsidRPr="000A1752">
        <w:rPr>
          <w:i/>
          <w:iCs/>
        </w:rPr>
        <w:t>Needs to be developed (Currently Not Started)</w:t>
      </w:r>
    </w:p>
    <w:p w14:paraId="6B44210C" w14:textId="77777777" w:rsidR="000A1752" w:rsidRPr="000A1752" w:rsidRDefault="000A1752" w:rsidP="000A1752">
      <w:r w:rsidRPr="000A1752">
        <w:t>Certificate of Specialization: UAS Videography (9.0 units)</w:t>
      </w:r>
    </w:p>
    <w:p w14:paraId="2FB4B99A" w14:textId="77777777" w:rsidR="000A1752" w:rsidRPr="000A1752" w:rsidRDefault="000A1752" w:rsidP="000A1752">
      <w:pPr>
        <w:numPr>
          <w:ilvl w:val="0"/>
          <w:numId w:val="33"/>
        </w:numPr>
      </w:pPr>
      <w:r w:rsidRPr="000A1752">
        <w:t xml:space="preserve">AERO 100: Basic UAV Operator (3.0 units) – </w:t>
      </w:r>
      <w:r w:rsidRPr="000A1752">
        <w:rPr>
          <w:i/>
          <w:iCs/>
        </w:rPr>
        <w:t>Currently approved</w:t>
      </w:r>
    </w:p>
    <w:p w14:paraId="434126AE" w14:textId="77777777" w:rsidR="000A1752" w:rsidRPr="000A1752" w:rsidRDefault="000A1752" w:rsidP="000A1752">
      <w:pPr>
        <w:numPr>
          <w:ilvl w:val="0"/>
          <w:numId w:val="33"/>
        </w:numPr>
      </w:pPr>
      <w:r w:rsidRPr="000A1752">
        <w:t xml:space="preserve">ART 249A: Digital Photography I (3.0 units) – </w:t>
      </w:r>
      <w:r w:rsidRPr="000A1752">
        <w:rPr>
          <w:i/>
          <w:iCs/>
        </w:rPr>
        <w:t>Currently offered</w:t>
      </w:r>
    </w:p>
    <w:p w14:paraId="3575C3F8" w14:textId="77777777" w:rsidR="000A1752" w:rsidRPr="000A1752" w:rsidRDefault="000A1752" w:rsidP="000A1752">
      <w:pPr>
        <w:numPr>
          <w:ilvl w:val="0"/>
          <w:numId w:val="33"/>
        </w:numPr>
      </w:pPr>
      <w:r w:rsidRPr="000A1752">
        <w:t xml:space="preserve">FTVE 225B: Single Camera TV Production and Editing (3.0 units) – </w:t>
      </w:r>
      <w:r w:rsidRPr="000A1752">
        <w:rPr>
          <w:i/>
          <w:iCs/>
        </w:rPr>
        <w:t>Currently offered</w:t>
      </w:r>
    </w:p>
    <w:p w14:paraId="7E44B429" w14:textId="77777777" w:rsidR="000A1752" w:rsidRPr="000A1752" w:rsidRDefault="000A1752" w:rsidP="000A1752"/>
    <w:p w14:paraId="2BCC52FD" w14:textId="77777777" w:rsidR="000A1752" w:rsidRPr="000A1752" w:rsidRDefault="000A1752" w:rsidP="000A1752">
      <w:r w:rsidRPr="000A1752">
        <w:t>Certificate of Achievement: UAS Technology (15.0 units)</w:t>
      </w:r>
    </w:p>
    <w:p w14:paraId="58987339" w14:textId="77777777" w:rsidR="000A1752" w:rsidRPr="000A1752" w:rsidRDefault="000A1752" w:rsidP="000A1752">
      <w:r w:rsidRPr="000A1752">
        <w:t>Required Core (3.0 units)</w:t>
      </w:r>
    </w:p>
    <w:p w14:paraId="6B893E33" w14:textId="77777777" w:rsidR="000A1752" w:rsidRPr="000A1752" w:rsidRDefault="000A1752" w:rsidP="000A1752">
      <w:pPr>
        <w:numPr>
          <w:ilvl w:val="0"/>
          <w:numId w:val="34"/>
        </w:numPr>
      </w:pPr>
      <w:r w:rsidRPr="000A1752">
        <w:t xml:space="preserve">AERO 100: Basic UAV Operator (3.0 units) – </w:t>
      </w:r>
      <w:r w:rsidRPr="000A1752">
        <w:rPr>
          <w:i/>
          <w:iCs/>
        </w:rPr>
        <w:t>Currently approved</w:t>
      </w:r>
    </w:p>
    <w:p w14:paraId="0B242B55" w14:textId="77777777" w:rsidR="000A1752" w:rsidRPr="000A1752" w:rsidRDefault="000A1752" w:rsidP="000A1752">
      <w:r w:rsidRPr="000A1752">
        <w:t xml:space="preserve">AERO Electives (Select 6.0 units) – </w:t>
      </w:r>
      <w:r w:rsidRPr="000A1752">
        <w:rPr>
          <w:i/>
          <w:iCs/>
        </w:rPr>
        <w:t>All need to be developed</w:t>
      </w:r>
    </w:p>
    <w:p w14:paraId="059F18A6" w14:textId="77777777" w:rsidR="000A1752" w:rsidRPr="000A1752" w:rsidRDefault="000A1752" w:rsidP="000A1752">
      <w:pPr>
        <w:numPr>
          <w:ilvl w:val="0"/>
          <w:numId w:val="35"/>
        </w:numPr>
      </w:pPr>
      <w:r w:rsidRPr="000A1752">
        <w:t>AERO 110: Drone Mapping and Photogrammetry (3.0 units)</w:t>
      </w:r>
    </w:p>
    <w:p w14:paraId="438157B2" w14:textId="77777777" w:rsidR="000A1752" w:rsidRPr="000A1752" w:rsidRDefault="000A1752" w:rsidP="000A1752">
      <w:pPr>
        <w:numPr>
          <w:ilvl w:val="0"/>
          <w:numId w:val="35"/>
        </w:numPr>
      </w:pPr>
      <w:r w:rsidRPr="000A1752">
        <w:t>AERO 120: Thermal Imaging and Applied Inspection (3.0 units)</w:t>
      </w:r>
    </w:p>
    <w:p w14:paraId="540E14C4" w14:textId="77777777" w:rsidR="000A1752" w:rsidRPr="000A1752" w:rsidRDefault="000A1752" w:rsidP="000A1752">
      <w:pPr>
        <w:numPr>
          <w:ilvl w:val="0"/>
          <w:numId w:val="35"/>
        </w:numPr>
      </w:pPr>
      <w:r w:rsidRPr="000A1752">
        <w:t>AERO 130: Multispectral Imaging and Crop Monitoring (3.0 units)</w:t>
      </w:r>
    </w:p>
    <w:p w14:paraId="3B3F7985" w14:textId="77777777" w:rsidR="000A1752" w:rsidRPr="000A1752" w:rsidRDefault="000A1752" w:rsidP="000A1752">
      <w:pPr>
        <w:numPr>
          <w:ilvl w:val="0"/>
          <w:numId w:val="35"/>
        </w:numPr>
      </w:pPr>
      <w:r w:rsidRPr="000A1752">
        <w:t>AERO 140: Agricultural Spray Operations (3.0 units)</w:t>
      </w:r>
    </w:p>
    <w:p w14:paraId="0D25C6C0" w14:textId="77777777" w:rsidR="000A1752" w:rsidRPr="000A1752" w:rsidRDefault="000A1752" w:rsidP="000A1752">
      <w:r w:rsidRPr="000A1752">
        <w:t xml:space="preserve">Supporting Interdisciplinary Electives (Select 6.0 units) – </w:t>
      </w:r>
      <w:r w:rsidRPr="000A1752">
        <w:rPr>
          <w:i/>
          <w:iCs/>
        </w:rPr>
        <w:t>All currently offered</w:t>
      </w:r>
    </w:p>
    <w:p w14:paraId="7D4668A5" w14:textId="77777777" w:rsidR="000A1752" w:rsidRPr="000A1752" w:rsidRDefault="000A1752" w:rsidP="000A1752">
      <w:pPr>
        <w:numPr>
          <w:ilvl w:val="0"/>
          <w:numId w:val="36"/>
        </w:numPr>
      </w:pPr>
      <w:r w:rsidRPr="000A1752">
        <w:t>GEOG 230: Introduction to Geographic Information Systems (3.0 units)</w:t>
      </w:r>
    </w:p>
    <w:p w14:paraId="11298B4A" w14:textId="77777777" w:rsidR="000A1752" w:rsidRPr="000A1752" w:rsidRDefault="000A1752" w:rsidP="000A1752">
      <w:pPr>
        <w:numPr>
          <w:ilvl w:val="0"/>
          <w:numId w:val="36"/>
        </w:numPr>
      </w:pPr>
      <w:r w:rsidRPr="000A1752">
        <w:t>GEOL 231: Advanced GIS (3.0 units)</w:t>
      </w:r>
    </w:p>
    <w:p w14:paraId="01D1476A" w14:textId="77777777" w:rsidR="000A1752" w:rsidRPr="000A1752" w:rsidRDefault="000A1752" w:rsidP="000A1752">
      <w:pPr>
        <w:numPr>
          <w:ilvl w:val="0"/>
          <w:numId w:val="36"/>
        </w:numPr>
      </w:pPr>
      <w:r w:rsidRPr="000A1752">
        <w:lastRenderedPageBreak/>
        <w:t>GEOL 234: Remote Sensing (3.0 units)</w:t>
      </w:r>
    </w:p>
    <w:p w14:paraId="54AD6375" w14:textId="77777777" w:rsidR="000A1752" w:rsidRPr="000A1752" w:rsidRDefault="000A1752" w:rsidP="000A1752">
      <w:pPr>
        <w:numPr>
          <w:ilvl w:val="0"/>
          <w:numId w:val="36"/>
        </w:numPr>
      </w:pPr>
      <w:r w:rsidRPr="000A1752">
        <w:t>AGPS 242: Introduction to Plant Science (3.0 units)</w:t>
      </w:r>
    </w:p>
    <w:p w14:paraId="1ACD50F5" w14:textId="77777777" w:rsidR="000A1752" w:rsidRPr="000A1752" w:rsidRDefault="000A1752" w:rsidP="000A1752">
      <w:pPr>
        <w:numPr>
          <w:ilvl w:val="0"/>
          <w:numId w:val="36"/>
        </w:numPr>
      </w:pPr>
      <w:r w:rsidRPr="000A1752">
        <w:t>ART 249A: Digital Photography I (3.0 units)</w:t>
      </w:r>
    </w:p>
    <w:p w14:paraId="793A48BC" w14:textId="1F740CE4" w:rsidR="003275A4" w:rsidRDefault="000A1752" w:rsidP="000A1752">
      <w:pPr>
        <w:numPr>
          <w:ilvl w:val="0"/>
          <w:numId w:val="36"/>
        </w:numPr>
      </w:pPr>
      <w:r w:rsidRPr="000A1752">
        <w:t>FTVE 225B: Single Camera TV Production and Editing (3.0 units)</w:t>
      </w:r>
    </w:p>
    <w:p w14:paraId="461790F6" w14:textId="77777777" w:rsidR="000A1752" w:rsidRDefault="000A1752" w:rsidP="000A1752">
      <w:pPr>
        <w:ind w:left="360"/>
      </w:pPr>
    </w:p>
    <w:p w14:paraId="0418F5D7" w14:textId="0C8361D9" w:rsidR="000A1752" w:rsidRDefault="000A1752" w:rsidP="000A1752">
      <w:r w:rsidRPr="000A1752">
        <w:rPr>
          <w:b/>
          <w:bCs/>
        </w:rPr>
        <w:t xml:space="preserve">Program Impact on Other Areas / Courses: </w:t>
      </w:r>
      <w:r w:rsidRPr="000A1752">
        <w:rPr>
          <w:i/>
          <w:iCs/>
        </w:rPr>
        <w:t>Describe the impact the new program may have on other areas (e.g. student support services, including counseling and library). For new degrees, also describe any projected impacts on prerequisite courses and/or support courses.</w:t>
      </w:r>
    </w:p>
    <w:p w14:paraId="6A9EFA62" w14:textId="77777777" w:rsidR="000A1752" w:rsidRDefault="000A1752" w:rsidP="000A1752"/>
    <w:p w14:paraId="20A68E5E" w14:textId="77777777" w:rsidR="000A1752" w:rsidRPr="00833A70" w:rsidRDefault="000A1752" w:rsidP="000A1752">
      <w:pPr>
        <w:rPr>
          <w:b/>
          <w:bCs/>
        </w:rPr>
      </w:pPr>
      <w:r w:rsidRPr="00833A70">
        <w:rPr>
          <w:b/>
          <w:bCs/>
        </w:rPr>
        <w:t xml:space="preserve">Impact on Library and Student Support Services: </w:t>
      </w:r>
    </w:p>
    <w:p w14:paraId="6F75EB37" w14:textId="6D52E84C" w:rsidR="000A1752" w:rsidRPr="000A1752" w:rsidRDefault="000A1752" w:rsidP="000A1752">
      <w:r w:rsidRPr="000A1752">
        <w:t>The projected impact on the library and student support services is minimal and can be accommodated by existing campus infrastructure. According to the course outline for the foundational AERO 100 course, students will primarily use the library for "access to computers for obtaining real-time weather for preflight calculations and internet access for aircraft performance capabilities and limitations". The curriculum documentation confirms that the "[l]ibrary currently has necessary resources for students to complete course assignments".</w:t>
      </w:r>
    </w:p>
    <w:p w14:paraId="38D3A719" w14:textId="77777777" w:rsidR="000A1752" w:rsidRPr="000A1752" w:rsidRDefault="000A1752" w:rsidP="000A1752"/>
    <w:p w14:paraId="7E6D4AF1" w14:textId="77777777" w:rsidR="000A1752" w:rsidRPr="00833A70" w:rsidRDefault="000A1752" w:rsidP="000A1752">
      <w:pPr>
        <w:rPr>
          <w:b/>
          <w:bCs/>
        </w:rPr>
      </w:pPr>
      <w:r w:rsidRPr="00833A70">
        <w:rPr>
          <w:b/>
          <w:bCs/>
        </w:rPr>
        <w:t>Impact on Support Courses and Other Academic Departments:</w:t>
      </w:r>
    </w:p>
    <w:p w14:paraId="19CD8B81" w14:textId="394A9CC7" w:rsidR="000A1752" w:rsidRPr="000A1752" w:rsidRDefault="000A1752" w:rsidP="000A1752">
      <w:r w:rsidRPr="000A1752">
        <w:t>The Unmanned Aircraft Systems (UAS) program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Geography, Agriculture, Art, and Film/Television, the program establishes cross-enrollment pathways that serve students from multiple disciplines while strengthening the enrollment base for all participating departments.</w:t>
      </w:r>
    </w:p>
    <w:p w14:paraId="5CEDC8EA" w14:textId="77777777" w:rsidR="000A1752" w:rsidRPr="000A1752" w:rsidRDefault="000A1752" w:rsidP="000A1752"/>
    <w:p w14:paraId="7D6D8457" w14:textId="14F2DC8B" w:rsidR="000A1752" w:rsidRPr="000A1752" w:rsidRDefault="000A1752" w:rsidP="000A1752">
      <w:r w:rsidRPr="000A1752">
        <w:t>For the comprehensive Certificate of Achievement and the various Certificates of Specialization, the supporting elective list draws entirely from existing courses at the college, which means no new curriculum development is required in partner departments.  A key advantage of this structure is that it creates enrollment pipelines between departments by utilizing courses that serve "double duty". These courses count toward both the new UAS certificates and their home program’s existing credentials:</w:t>
      </w:r>
    </w:p>
    <w:p w14:paraId="6D7AEB73" w14:textId="77777777" w:rsidR="000A1752" w:rsidRPr="000A1752" w:rsidRDefault="000A1752" w:rsidP="000A1752">
      <w:pPr>
        <w:numPr>
          <w:ilvl w:val="0"/>
          <w:numId w:val="37"/>
        </w:numPr>
      </w:pPr>
      <w:r w:rsidRPr="000A1752">
        <w:t>GEOG 230: Introduction to Geographic Information Systems (also serves the GIS Certificate)</w:t>
      </w:r>
    </w:p>
    <w:p w14:paraId="1FA77FB5" w14:textId="77777777" w:rsidR="000A1752" w:rsidRPr="000A1752" w:rsidRDefault="000A1752" w:rsidP="000A1752">
      <w:pPr>
        <w:numPr>
          <w:ilvl w:val="0"/>
          <w:numId w:val="37"/>
        </w:numPr>
      </w:pPr>
      <w:r w:rsidRPr="000A1752">
        <w:t>GEOL 231: Advanced GIS (also serves the GIS Certificate)</w:t>
      </w:r>
    </w:p>
    <w:p w14:paraId="77DB1000" w14:textId="77777777" w:rsidR="000A1752" w:rsidRPr="000A1752" w:rsidRDefault="000A1752" w:rsidP="000A1752">
      <w:pPr>
        <w:numPr>
          <w:ilvl w:val="0"/>
          <w:numId w:val="37"/>
        </w:numPr>
      </w:pPr>
      <w:r w:rsidRPr="000A1752">
        <w:t>GEOL 234: Remote Sensing (also serves the GIS Certificate)</w:t>
      </w:r>
    </w:p>
    <w:p w14:paraId="2A01DA9E" w14:textId="77777777" w:rsidR="000A1752" w:rsidRPr="000A1752" w:rsidRDefault="000A1752" w:rsidP="000A1752">
      <w:pPr>
        <w:numPr>
          <w:ilvl w:val="0"/>
          <w:numId w:val="37"/>
        </w:numPr>
      </w:pPr>
      <w:r w:rsidRPr="000A1752">
        <w:t>AGPS 242: Introduction to Plant Science (also serves the A.S.-T. Agriculture Plant Science)</w:t>
      </w:r>
    </w:p>
    <w:p w14:paraId="242CBABD" w14:textId="77777777" w:rsidR="000A1752" w:rsidRPr="000A1752" w:rsidRDefault="000A1752" w:rsidP="000A1752">
      <w:pPr>
        <w:numPr>
          <w:ilvl w:val="0"/>
          <w:numId w:val="37"/>
        </w:numPr>
      </w:pPr>
      <w:r w:rsidRPr="000A1752">
        <w:t>ART 249A: Digital Photography I (also serves the Photography Certificate)</w:t>
      </w:r>
    </w:p>
    <w:p w14:paraId="6304A83E" w14:textId="77777777" w:rsidR="000A1752" w:rsidRPr="000A1752" w:rsidRDefault="000A1752" w:rsidP="000A1752">
      <w:pPr>
        <w:numPr>
          <w:ilvl w:val="0"/>
          <w:numId w:val="37"/>
        </w:numPr>
      </w:pPr>
      <w:r w:rsidRPr="000A1752">
        <w:t>FTVE 225B: Single Camera TV Production and Editing (also serves the A.S.-T. Film, Television, and Electronic Media)</w:t>
      </w:r>
    </w:p>
    <w:p w14:paraId="6E862E98" w14:textId="77777777" w:rsidR="000A1752" w:rsidRPr="000A1752" w:rsidRDefault="000A1752" w:rsidP="00833A70">
      <w:pPr>
        <w:ind w:left="720"/>
      </w:pPr>
    </w:p>
    <w:p w14:paraId="44B74C95" w14:textId="70D25D28" w:rsidR="000A1752" w:rsidRPr="000A1752" w:rsidRDefault="000A1752" w:rsidP="000A1752">
      <w:r w:rsidRPr="000A1752">
        <w:t>Ultimately, by designing the UAS certificates to incorporate existing courses rather than creating parallel curriculum, the program contributes enrollment to partner departments while drawing students from those disciplines into AERO coursework.</w:t>
      </w:r>
    </w:p>
    <w:p w14:paraId="09B9C77F" w14:textId="77777777" w:rsidR="000A1752" w:rsidRPr="000A1752" w:rsidRDefault="000A1752" w:rsidP="000A1752"/>
    <w:p w14:paraId="4701C5D9" w14:textId="77777777" w:rsidR="000A1752" w:rsidRPr="000A1752" w:rsidRDefault="000A1752" w:rsidP="000A1752">
      <w:r w:rsidRPr="000A1752">
        <w:t xml:space="preserve">Projected Impacts on Prerequisite Courses The new program relies on AERO 100: Basic UAV Operator as the common foundation and entry point, which "serves as the prerequisite for all applied AERO courses". Additionally, some of the interdisciplinary support courses act as </w:t>
      </w:r>
      <w:r w:rsidRPr="000A1752">
        <w:lastRenderedPageBreak/>
        <w:t>advisories for the advanced drone courses; for instance, GEOG 230 (Introduction to GIS) is currently listed as an advisory for AERO 110 (Drone Mapping and Photogrammetry). Because the program seamlessly integrates existing classes for cross-disciplinary training, it does not impose new or burdensome prerequisite bottlenecks on other departments.</w:t>
      </w:r>
    </w:p>
    <w:p w14:paraId="26CA44DC" w14:textId="77777777" w:rsidR="000A1752" w:rsidRDefault="000A1752" w:rsidP="000A1752"/>
    <w:p w14:paraId="59DD9971" w14:textId="589D2A55" w:rsidR="00E7403F" w:rsidRDefault="0004222F" w:rsidP="000A1752">
      <w:pPr>
        <w:rPr>
          <w:i/>
          <w:iCs/>
        </w:rPr>
      </w:pPr>
      <w:r w:rsidRPr="0004222F">
        <w:rPr>
          <w:b/>
          <w:bCs/>
        </w:rPr>
        <w:t xml:space="preserve">Program Projections: </w:t>
      </w:r>
      <w:r w:rsidRPr="0004222F">
        <w:rPr>
          <w:i/>
          <w:iCs/>
        </w:rPr>
        <w:t>List the following: (a) projected enrollment &amp; FTES for the first five years; (b) the process used to arrive at this projection; (c) any other community colleges in the area offering this program; and (d) any other district programs currently offered that are related to this program.</w:t>
      </w:r>
    </w:p>
    <w:p w14:paraId="3BDE1B35" w14:textId="77777777" w:rsidR="0004222F" w:rsidRPr="0004222F" w:rsidRDefault="0004222F" w:rsidP="000A1752"/>
    <w:p w14:paraId="5FEFF964" w14:textId="78011BB0" w:rsidR="0004222F" w:rsidRDefault="0004222F" w:rsidP="0004222F">
      <w:r w:rsidRPr="0004222F">
        <w:rPr>
          <w:b/>
          <w:bCs/>
        </w:rPr>
        <w:t>(a</w:t>
      </w:r>
      <w:r>
        <w:rPr>
          <w:b/>
          <w:bCs/>
        </w:rPr>
        <w:t xml:space="preserve">) </w:t>
      </w:r>
      <w:r w:rsidRPr="0004222F">
        <w:rPr>
          <w:b/>
          <w:bCs/>
        </w:rPr>
        <w:t>Projected Enrollment &amp; FTES for the First Five Years</w:t>
      </w:r>
      <w:r w:rsidRPr="0004222F">
        <w:t xml:space="preserve"> Specific five-year enrollment and FTES (Full-Time Equivalent Student) projections are not </w:t>
      </w:r>
      <w:r>
        <w:t>known:</w:t>
      </w:r>
    </w:p>
    <w:p w14:paraId="76B098BE" w14:textId="77777777" w:rsidR="0004222F" w:rsidRDefault="0004222F" w:rsidP="0004222F"/>
    <w:p w14:paraId="54C95AC3" w14:textId="77777777" w:rsidR="0004222F" w:rsidRDefault="0004222F" w:rsidP="0004222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3958"/>
        <w:gridCol w:w="1660"/>
        <w:gridCol w:w="1503"/>
        <w:gridCol w:w="1429"/>
      </w:tblGrid>
      <w:tr w:rsidR="00833A70" w:rsidRPr="00833A70" w14:paraId="113A2CD7" w14:textId="77777777" w:rsidTr="00833A70">
        <w:trPr>
          <w:tblHeader/>
          <w:tblCellSpacing w:w="15" w:type="dxa"/>
        </w:trPr>
        <w:tc>
          <w:tcPr>
            <w:tcW w:w="765" w:type="dxa"/>
            <w:vAlign w:val="center"/>
            <w:hideMark/>
          </w:tcPr>
          <w:p w14:paraId="6EFEA277" w14:textId="77777777" w:rsidR="00833A70" w:rsidRPr="00833A70" w:rsidRDefault="00833A70" w:rsidP="00833A70">
            <w:pPr>
              <w:rPr>
                <w:b/>
                <w:bCs/>
              </w:rPr>
            </w:pPr>
            <w:r w:rsidRPr="00833A70">
              <w:rPr>
                <w:b/>
                <w:bCs/>
              </w:rPr>
              <w:t>Year</w:t>
            </w:r>
          </w:p>
        </w:tc>
        <w:tc>
          <w:tcPr>
            <w:tcW w:w="3928" w:type="dxa"/>
            <w:vAlign w:val="center"/>
            <w:hideMark/>
          </w:tcPr>
          <w:p w14:paraId="39ABA76B" w14:textId="77777777" w:rsidR="00833A70" w:rsidRPr="00833A70" w:rsidRDefault="00833A70" w:rsidP="00833A70">
            <w:pPr>
              <w:rPr>
                <w:b/>
                <w:bCs/>
              </w:rPr>
            </w:pPr>
            <w:r w:rsidRPr="00833A70">
              <w:rPr>
                <w:b/>
                <w:bCs/>
              </w:rPr>
              <w:t>Course Offering Focus</w:t>
            </w:r>
          </w:p>
        </w:tc>
        <w:tc>
          <w:tcPr>
            <w:tcW w:w="0" w:type="auto"/>
            <w:vAlign w:val="center"/>
            <w:hideMark/>
          </w:tcPr>
          <w:p w14:paraId="094274D6" w14:textId="77777777" w:rsidR="00833A70" w:rsidRPr="00833A70" w:rsidRDefault="00833A70" w:rsidP="00833A70">
            <w:pPr>
              <w:rPr>
                <w:b/>
                <w:bCs/>
              </w:rPr>
            </w:pPr>
            <w:r w:rsidRPr="00833A70">
              <w:rPr>
                <w:b/>
                <w:bCs/>
              </w:rPr>
              <w:t>Estimated Sections</w:t>
            </w:r>
          </w:p>
        </w:tc>
        <w:tc>
          <w:tcPr>
            <w:tcW w:w="0" w:type="auto"/>
            <w:vAlign w:val="center"/>
            <w:hideMark/>
          </w:tcPr>
          <w:p w14:paraId="5588FBB9" w14:textId="77777777" w:rsidR="00833A70" w:rsidRPr="00833A70" w:rsidRDefault="00833A70" w:rsidP="00833A70">
            <w:pPr>
              <w:rPr>
                <w:b/>
                <w:bCs/>
              </w:rPr>
            </w:pPr>
            <w:r w:rsidRPr="00833A70">
              <w:rPr>
                <w:b/>
                <w:bCs/>
              </w:rPr>
              <w:t>Total Enrollment</w:t>
            </w:r>
          </w:p>
        </w:tc>
        <w:tc>
          <w:tcPr>
            <w:tcW w:w="0" w:type="auto"/>
            <w:vAlign w:val="center"/>
            <w:hideMark/>
          </w:tcPr>
          <w:p w14:paraId="032DDB13" w14:textId="77777777" w:rsidR="00833A70" w:rsidRPr="00833A70" w:rsidRDefault="00833A70" w:rsidP="00833A70">
            <w:pPr>
              <w:rPr>
                <w:b/>
                <w:bCs/>
              </w:rPr>
            </w:pPr>
            <w:r w:rsidRPr="00833A70">
              <w:rPr>
                <w:b/>
                <w:bCs/>
              </w:rPr>
              <w:t>Estimated FTES</w:t>
            </w:r>
          </w:p>
        </w:tc>
      </w:tr>
      <w:tr w:rsidR="00833A70" w:rsidRPr="00833A70" w14:paraId="007B6916" w14:textId="77777777" w:rsidTr="00833A70">
        <w:trPr>
          <w:tblCellSpacing w:w="15" w:type="dxa"/>
        </w:trPr>
        <w:tc>
          <w:tcPr>
            <w:tcW w:w="765" w:type="dxa"/>
            <w:vAlign w:val="center"/>
            <w:hideMark/>
          </w:tcPr>
          <w:p w14:paraId="7FD6EBC7" w14:textId="77777777" w:rsidR="00833A70" w:rsidRPr="00833A70" w:rsidRDefault="00833A70" w:rsidP="00833A70">
            <w:r w:rsidRPr="00833A70">
              <w:rPr>
                <w:b/>
                <w:bCs/>
              </w:rPr>
              <w:t>Year 1</w:t>
            </w:r>
          </w:p>
        </w:tc>
        <w:tc>
          <w:tcPr>
            <w:tcW w:w="3928" w:type="dxa"/>
            <w:vAlign w:val="center"/>
            <w:hideMark/>
          </w:tcPr>
          <w:p w14:paraId="7320208F" w14:textId="77777777" w:rsidR="00833A70" w:rsidRPr="00833A70" w:rsidRDefault="00833A70" w:rsidP="00833A70">
            <w:r w:rsidRPr="00833A70">
              <w:t>AERO 100 (Intro), AERO 110 (Mapping), AERO 120 (Inspection)</w:t>
            </w:r>
          </w:p>
        </w:tc>
        <w:tc>
          <w:tcPr>
            <w:tcW w:w="0" w:type="auto"/>
            <w:vAlign w:val="center"/>
            <w:hideMark/>
          </w:tcPr>
          <w:p w14:paraId="328E041D" w14:textId="77777777" w:rsidR="00833A70" w:rsidRPr="00833A70" w:rsidRDefault="00833A70" w:rsidP="00833A70">
            <w:r w:rsidRPr="00833A70">
              <w:t>4–5</w:t>
            </w:r>
          </w:p>
        </w:tc>
        <w:tc>
          <w:tcPr>
            <w:tcW w:w="0" w:type="auto"/>
            <w:vAlign w:val="center"/>
            <w:hideMark/>
          </w:tcPr>
          <w:p w14:paraId="0D40913F" w14:textId="77777777" w:rsidR="00833A70" w:rsidRPr="00833A70" w:rsidRDefault="00833A70" w:rsidP="00833A70">
            <w:r w:rsidRPr="00833A70">
              <w:t>80–110</w:t>
            </w:r>
          </w:p>
        </w:tc>
        <w:tc>
          <w:tcPr>
            <w:tcW w:w="0" w:type="auto"/>
            <w:vAlign w:val="center"/>
            <w:hideMark/>
          </w:tcPr>
          <w:p w14:paraId="0110E705" w14:textId="77777777" w:rsidR="00833A70" w:rsidRPr="00833A70" w:rsidRDefault="00833A70" w:rsidP="00833A70">
            <w:r w:rsidRPr="00833A70">
              <w:t>5.0–7.0</w:t>
            </w:r>
          </w:p>
        </w:tc>
      </w:tr>
      <w:tr w:rsidR="00833A70" w:rsidRPr="00833A70" w14:paraId="760AC8EA" w14:textId="77777777" w:rsidTr="00833A70">
        <w:trPr>
          <w:tblCellSpacing w:w="15" w:type="dxa"/>
        </w:trPr>
        <w:tc>
          <w:tcPr>
            <w:tcW w:w="765" w:type="dxa"/>
            <w:vAlign w:val="center"/>
            <w:hideMark/>
          </w:tcPr>
          <w:p w14:paraId="197B224D" w14:textId="77777777" w:rsidR="00833A70" w:rsidRPr="00833A70" w:rsidRDefault="00833A70" w:rsidP="00833A70">
            <w:r w:rsidRPr="00833A70">
              <w:rPr>
                <w:b/>
                <w:bCs/>
              </w:rPr>
              <w:t>Year 2</w:t>
            </w:r>
          </w:p>
        </w:tc>
        <w:tc>
          <w:tcPr>
            <w:tcW w:w="3928" w:type="dxa"/>
            <w:vAlign w:val="center"/>
            <w:hideMark/>
          </w:tcPr>
          <w:p w14:paraId="23DF9084" w14:textId="77777777" w:rsidR="00833A70" w:rsidRPr="00833A70" w:rsidRDefault="00833A70" w:rsidP="00833A70">
            <w:r w:rsidRPr="00833A70">
              <w:t>Add Videography + Crop Monitoring</w:t>
            </w:r>
          </w:p>
        </w:tc>
        <w:tc>
          <w:tcPr>
            <w:tcW w:w="0" w:type="auto"/>
            <w:vAlign w:val="center"/>
            <w:hideMark/>
          </w:tcPr>
          <w:p w14:paraId="52B7ED68" w14:textId="77777777" w:rsidR="00833A70" w:rsidRPr="00833A70" w:rsidRDefault="00833A70" w:rsidP="00833A70">
            <w:r w:rsidRPr="00833A70">
              <w:t>6–7</w:t>
            </w:r>
          </w:p>
        </w:tc>
        <w:tc>
          <w:tcPr>
            <w:tcW w:w="0" w:type="auto"/>
            <w:vAlign w:val="center"/>
            <w:hideMark/>
          </w:tcPr>
          <w:p w14:paraId="751BA1FB" w14:textId="77777777" w:rsidR="00833A70" w:rsidRPr="00833A70" w:rsidRDefault="00833A70" w:rsidP="00833A70">
            <w:r w:rsidRPr="00833A70">
              <w:t>130–170</w:t>
            </w:r>
          </w:p>
        </w:tc>
        <w:tc>
          <w:tcPr>
            <w:tcW w:w="0" w:type="auto"/>
            <w:vAlign w:val="center"/>
            <w:hideMark/>
          </w:tcPr>
          <w:p w14:paraId="4022119F" w14:textId="77777777" w:rsidR="00833A70" w:rsidRPr="00833A70" w:rsidRDefault="00833A70" w:rsidP="00833A70">
            <w:r w:rsidRPr="00833A70">
              <w:t>8.5–11.0</w:t>
            </w:r>
          </w:p>
        </w:tc>
      </w:tr>
      <w:tr w:rsidR="00833A70" w:rsidRPr="00833A70" w14:paraId="4131BF39" w14:textId="77777777" w:rsidTr="00833A70">
        <w:trPr>
          <w:tblCellSpacing w:w="15" w:type="dxa"/>
        </w:trPr>
        <w:tc>
          <w:tcPr>
            <w:tcW w:w="765" w:type="dxa"/>
            <w:vAlign w:val="center"/>
            <w:hideMark/>
          </w:tcPr>
          <w:p w14:paraId="16CAB624" w14:textId="77777777" w:rsidR="00833A70" w:rsidRPr="00833A70" w:rsidRDefault="00833A70" w:rsidP="00833A70">
            <w:r w:rsidRPr="00833A70">
              <w:rPr>
                <w:b/>
                <w:bCs/>
              </w:rPr>
              <w:t>Year 3</w:t>
            </w:r>
          </w:p>
        </w:tc>
        <w:tc>
          <w:tcPr>
            <w:tcW w:w="3928" w:type="dxa"/>
            <w:vAlign w:val="center"/>
            <w:hideMark/>
          </w:tcPr>
          <w:p w14:paraId="79BA43BD" w14:textId="77777777" w:rsidR="00833A70" w:rsidRPr="00833A70" w:rsidRDefault="00833A70" w:rsidP="00833A70">
            <w:r w:rsidRPr="00833A70">
              <w:t>Add Spray Operations + Public Safety (LE, Fire, SAR)</w:t>
            </w:r>
          </w:p>
        </w:tc>
        <w:tc>
          <w:tcPr>
            <w:tcW w:w="0" w:type="auto"/>
            <w:vAlign w:val="center"/>
            <w:hideMark/>
          </w:tcPr>
          <w:p w14:paraId="79C5A07E" w14:textId="77777777" w:rsidR="00833A70" w:rsidRPr="00833A70" w:rsidRDefault="00833A70" w:rsidP="00833A70">
            <w:r w:rsidRPr="00833A70">
              <w:t>8–10</w:t>
            </w:r>
          </w:p>
        </w:tc>
        <w:tc>
          <w:tcPr>
            <w:tcW w:w="0" w:type="auto"/>
            <w:vAlign w:val="center"/>
            <w:hideMark/>
          </w:tcPr>
          <w:p w14:paraId="2DAB0546" w14:textId="77777777" w:rsidR="00833A70" w:rsidRPr="00833A70" w:rsidRDefault="00833A70" w:rsidP="00833A70">
            <w:r w:rsidRPr="00833A70">
              <w:t>180–230</w:t>
            </w:r>
          </w:p>
        </w:tc>
        <w:tc>
          <w:tcPr>
            <w:tcW w:w="0" w:type="auto"/>
            <w:vAlign w:val="center"/>
            <w:hideMark/>
          </w:tcPr>
          <w:p w14:paraId="14F61FE1" w14:textId="77777777" w:rsidR="00833A70" w:rsidRPr="00833A70" w:rsidRDefault="00833A70" w:rsidP="00833A70">
            <w:r w:rsidRPr="00833A70">
              <w:t>12.0–15.0</w:t>
            </w:r>
          </w:p>
        </w:tc>
      </w:tr>
      <w:tr w:rsidR="00833A70" w:rsidRPr="00833A70" w14:paraId="61331EAD" w14:textId="77777777" w:rsidTr="00833A70">
        <w:trPr>
          <w:tblCellSpacing w:w="15" w:type="dxa"/>
        </w:trPr>
        <w:tc>
          <w:tcPr>
            <w:tcW w:w="765" w:type="dxa"/>
            <w:vAlign w:val="center"/>
            <w:hideMark/>
          </w:tcPr>
          <w:p w14:paraId="2C81C84C" w14:textId="77777777" w:rsidR="00833A70" w:rsidRPr="00833A70" w:rsidRDefault="00833A70" w:rsidP="00833A70">
            <w:r w:rsidRPr="00833A70">
              <w:rPr>
                <w:b/>
                <w:bCs/>
              </w:rPr>
              <w:t>Year 4</w:t>
            </w:r>
          </w:p>
        </w:tc>
        <w:tc>
          <w:tcPr>
            <w:tcW w:w="3928" w:type="dxa"/>
            <w:vAlign w:val="center"/>
            <w:hideMark/>
          </w:tcPr>
          <w:p w14:paraId="09EDD63E" w14:textId="77777777" w:rsidR="00833A70" w:rsidRPr="00833A70" w:rsidRDefault="00833A70" w:rsidP="00833A70">
            <w:r w:rsidRPr="00833A70">
              <w:t>Expand all pathways + increase sections</w:t>
            </w:r>
          </w:p>
        </w:tc>
        <w:tc>
          <w:tcPr>
            <w:tcW w:w="0" w:type="auto"/>
            <w:vAlign w:val="center"/>
            <w:hideMark/>
          </w:tcPr>
          <w:p w14:paraId="0440B8B5" w14:textId="77777777" w:rsidR="00833A70" w:rsidRPr="00833A70" w:rsidRDefault="00833A70" w:rsidP="00833A70">
            <w:r w:rsidRPr="00833A70">
              <w:t>10–12</w:t>
            </w:r>
          </w:p>
        </w:tc>
        <w:tc>
          <w:tcPr>
            <w:tcW w:w="0" w:type="auto"/>
            <w:vAlign w:val="center"/>
            <w:hideMark/>
          </w:tcPr>
          <w:p w14:paraId="41FAA35D" w14:textId="77777777" w:rsidR="00833A70" w:rsidRPr="00833A70" w:rsidRDefault="00833A70" w:rsidP="00833A70">
            <w:r w:rsidRPr="00833A70">
              <w:t>240–300</w:t>
            </w:r>
          </w:p>
        </w:tc>
        <w:tc>
          <w:tcPr>
            <w:tcW w:w="0" w:type="auto"/>
            <w:vAlign w:val="center"/>
            <w:hideMark/>
          </w:tcPr>
          <w:p w14:paraId="4759F5AF" w14:textId="77777777" w:rsidR="00833A70" w:rsidRPr="00833A70" w:rsidRDefault="00833A70" w:rsidP="00833A70">
            <w:r w:rsidRPr="00833A70">
              <w:t>16.0–19.0</w:t>
            </w:r>
          </w:p>
        </w:tc>
      </w:tr>
      <w:tr w:rsidR="00833A70" w:rsidRPr="00833A70" w14:paraId="3ACB7A03" w14:textId="77777777" w:rsidTr="00833A70">
        <w:trPr>
          <w:tblCellSpacing w:w="15" w:type="dxa"/>
        </w:trPr>
        <w:tc>
          <w:tcPr>
            <w:tcW w:w="765" w:type="dxa"/>
            <w:vAlign w:val="center"/>
            <w:hideMark/>
          </w:tcPr>
          <w:p w14:paraId="012CC677" w14:textId="77777777" w:rsidR="00833A70" w:rsidRPr="00833A70" w:rsidRDefault="00833A70" w:rsidP="00833A70">
            <w:r w:rsidRPr="00833A70">
              <w:rPr>
                <w:b/>
                <w:bCs/>
              </w:rPr>
              <w:t>Year 5</w:t>
            </w:r>
          </w:p>
        </w:tc>
        <w:tc>
          <w:tcPr>
            <w:tcW w:w="3928" w:type="dxa"/>
            <w:vAlign w:val="center"/>
            <w:hideMark/>
          </w:tcPr>
          <w:p w14:paraId="2DC6811F" w14:textId="77777777" w:rsidR="00833A70" w:rsidRPr="00833A70" w:rsidRDefault="00833A70" w:rsidP="00833A70">
            <w:r w:rsidRPr="00833A70">
              <w:t>Mature program + contract education growth</w:t>
            </w:r>
          </w:p>
        </w:tc>
        <w:tc>
          <w:tcPr>
            <w:tcW w:w="0" w:type="auto"/>
            <w:vAlign w:val="center"/>
            <w:hideMark/>
          </w:tcPr>
          <w:p w14:paraId="33545D74" w14:textId="77777777" w:rsidR="00833A70" w:rsidRPr="00833A70" w:rsidRDefault="00833A70" w:rsidP="00833A70">
            <w:r w:rsidRPr="00833A70">
              <w:t>12–14</w:t>
            </w:r>
          </w:p>
        </w:tc>
        <w:tc>
          <w:tcPr>
            <w:tcW w:w="0" w:type="auto"/>
            <w:vAlign w:val="center"/>
            <w:hideMark/>
          </w:tcPr>
          <w:p w14:paraId="4691EC4A" w14:textId="77777777" w:rsidR="00833A70" w:rsidRPr="00833A70" w:rsidRDefault="00833A70" w:rsidP="00833A70">
            <w:r w:rsidRPr="00833A70">
              <w:t>300–360</w:t>
            </w:r>
          </w:p>
        </w:tc>
        <w:tc>
          <w:tcPr>
            <w:tcW w:w="0" w:type="auto"/>
            <w:vAlign w:val="center"/>
            <w:hideMark/>
          </w:tcPr>
          <w:p w14:paraId="6722BD77" w14:textId="77777777" w:rsidR="00833A70" w:rsidRPr="00833A70" w:rsidRDefault="00833A70" w:rsidP="00833A70">
            <w:r w:rsidRPr="00833A70">
              <w:t>20.0–23.0</w:t>
            </w:r>
          </w:p>
        </w:tc>
      </w:tr>
    </w:tbl>
    <w:p w14:paraId="30DA4EE9" w14:textId="77777777" w:rsidR="00833A70" w:rsidRDefault="00833A70" w:rsidP="0004222F"/>
    <w:p w14:paraId="415E6B80" w14:textId="49EC9937" w:rsidR="00833A70" w:rsidRDefault="00833A70" w:rsidP="0004222F">
      <w:r w:rsidRPr="00833A70">
        <w:t>Course offerings are intentionally staggered to align with program readiness, equipment availability, and workforce demand. Year 1 focuses on foundational and high-demand courses (AERO 100, 110, and 120) that establish core competencies and generate initial enrollment. Year 2 introduces additional applications in videography and agriculture (crop monitoring), expanding access while maintaining manageable resource requirements. Year 3 introduces more specialized and resource-intensive offerings, including spray operations and public safety drone applications, which require additional equipment, regulatory considerations, and coordination with external agencies.</w:t>
      </w:r>
    </w:p>
    <w:p w14:paraId="51D25412" w14:textId="77777777" w:rsidR="0004222F" w:rsidRPr="0004222F" w:rsidRDefault="0004222F" w:rsidP="0004222F"/>
    <w:p w14:paraId="143F66F8" w14:textId="77777777" w:rsidR="0004222F" w:rsidRPr="0004222F" w:rsidRDefault="0004222F" w:rsidP="0004222F">
      <w:r w:rsidRPr="0004222F">
        <w:rPr>
          <w:b/>
          <w:bCs/>
        </w:rPr>
        <w:t>(b) The Process Used to Arrive at This Projection</w:t>
      </w:r>
      <w:r w:rsidRPr="0004222F">
        <w:t xml:space="preserve"> While exact FTES figures are not provided, the </w:t>
      </w:r>
    </w:p>
    <w:p w14:paraId="2820BBBF" w14:textId="77777777" w:rsidR="0004222F" w:rsidRPr="0004222F" w:rsidRDefault="0004222F" w:rsidP="000A1752"/>
    <w:p w14:paraId="07666042" w14:textId="77777777" w:rsidR="00833A70" w:rsidRDefault="00833A70" w:rsidP="00833A70">
      <w:r w:rsidRPr="00833A70">
        <w:t>Enrollment projections for the UAS / Drone Technology Program are based on a deliberately phased implementation strategy that aligns course rollout with industry demand, program readiness, and available resources. Rather than introducing the full program at launch, the college will stage course offerings over multiple years to ensure that each phase is supported by appropriate equipment, faculty expertise, and external partnerships. This approach allows the program to build enrollment steadily while maintaining instructional quality and operational sustainability.</w:t>
      </w:r>
    </w:p>
    <w:p w14:paraId="37CFE00E" w14:textId="77777777" w:rsidR="00833A70" w:rsidRPr="00833A70" w:rsidRDefault="00833A70" w:rsidP="00833A70"/>
    <w:p w14:paraId="7D8780AA" w14:textId="77777777" w:rsidR="00833A70" w:rsidRDefault="00833A70" w:rsidP="00833A70">
      <w:r w:rsidRPr="00833A70">
        <w:t>In Year 1, the program will focus on foundational and high-demand courses, specifically AERO 100 (Basic UAV Operator), AERO 110 (Mapping), and AERO 120 (Inspection). These courses were selected because they represent the most broadly applicable skills in the drone workforce and have the lowest barriers to entry. They require minimal specialized equipment beyond standard UAS platforms and align directly with FAA Part 107 certification, making them accessible to both entry-</w:t>
      </w:r>
      <w:r w:rsidRPr="00833A70">
        <w:lastRenderedPageBreak/>
        <w:t>level students and incumbent workers. This initial phase is designed to establish a strong enrollment base while introducing students to core operational competencies.</w:t>
      </w:r>
    </w:p>
    <w:p w14:paraId="1CEBC5FB" w14:textId="77777777" w:rsidR="00833A70" w:rsidRPr="00833A70" w:rsidRDefault="00833A70" w:rsidP="00833A70"/>
    <w:p w14:paraId="525FFEE8" w14:textId="77777777" w:rsidR="00833A70" w:rsidRDefault="00833A70" w:rsidP="00833A70">
      <w:r w:rsidRPr="00833A70">
        <w:t>In Year 2, the program expands to include UAS Videography and UAS Agriculture – Crop Monitoring. These courses build on the foundational skillset developed in Year 1 and introduce additional application areas that are relevant to regional industries, including media production and agriculture. The timing of this expansion reflects both increased program capacity and the ability to leverage interdisciplinary collaboration with existing departments such as Agriculture and Media. By this stage, the program is expected to benefit from returning students progressing through the pathway, in addition to new enrollments.</w:t>
      </w:r>
    </w:p>
    <w:p w14:paraId="57CEF058" w14:textId="77777777" w:rsidR="00833A70" w:rsidRPr="00833A70" w:rsidRDefault="00833A70" w:rsidP="00833A70"/>
    <w:p w14:paraId="47C2DB94" w14:textId="77777777" w:rsidR="00833A70" w:rsidRDefault="00833A70" w:rsidP="00833A70">
      <w:r w:rsidRPr="00833A70">
        <w:t>In Year 3, the program introduces more specialized and resource-intensive offerings, including UAS Agriculture – Spray Operations and Public Safety Drone Operations (law enforcement, fire service, and search and rescue). These courses are intentionally deferred to a later phase due to their higher complexity. They require advanced equipment, additional regulatory considerations, and coordination with external agencies for realistic training environments. Additionally, public safety drone roles are typically filled by incumbent personnel rather than entry-level students, making these courses well-suited for integration with contract education and agency-sponsored training.</w:t>
      </w:r>
    </w:p>
    <w:p w14:paraId="537332A1" w14:textId="77777777" w:rsidR="00833A70" w:rsidRPr="00833A70" w:rsidRDefault="00833A70" w:rsidP="00833A70"/>
    <w:p w14:paraId="196E99AE" w14:textId="77777777" w:rsidR="00833A70" w:rsidRDefault="00833A70" w:rsidP="00833A70">
      <w:r w:rsidRPr="00833A70">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0D7F3E62" w14:textId="77777777" w:rsidR="00833A70" w:rsidRPr="00833A70" w:rsidRDefault="00833A70" w:rsidP="00833A70"/>
    <w:p w14:paraId="430A64AE" w14:textId="77777777" w:rsidR="00833A70" w:rsidRDefault="00833A70" w:rsidP="00833A70">
      <w:r w:rsidRPr="00833A70">
        <w:t>Industry advisory input further supports this approach. Advisory participants consistently identified mapping, inspection, and thermography as the most in-demand entry-level skills, reinforcing the decision to prioritize these areas in the initial phase. They also emphasized the need for training that extends beyond basic certification into applied, job-ready skills. This feedback supports both the strong expected enrollment in early courses and the continued growth as students pursue more advanced and specialized training.</w:t>
      </w:r>
    </w:p>
    <w:p w14:paraId="3BCA54D2" w14:textId="77777777" w:rsidR="00833A70" w:rsidRPr="00833A70" w:rsidRDefault="00833A70" w:rsidP="00833A70"/>
    <w:p w14:paraId="00C53118" w14:textId="77777777" w:rsidR="00833A70" w:rsidRDefault="00833A70" w:rsidP="00833A70">
      <w:r w:rsidRPr="00833A70">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52AE3E9F" w14:textId="77777777" w:rsidR="00833A70" w:rsidRPr="00833A70" w:rsidRDefault="00833A70" w:rsidP="00833A70"/>
    <w:p w14:paraId="27F91CF1" w14:textId="77777777" w:rsidR="00833A70" w:rsidRDefault="00833A70" w:rsidP="00833A70">
      <w:r w:rsidRPr="00833A70">
        <w:t>The use of stackable certificates further contributes to projected enrollment growth. Students are able to enter the program through a single course and continue into additional specialization areas without committing to a single pathway at the outset. This encourages ongoing enrollment as students build skills across multiple domains. In addition, integration with existing district programs—such as Fire Technology, Criminal Justice, Agriculture, Geography, and Media—broadens the potential student population and supports cross-enrollment.</w:t>
      </w:r>
    </w:p>
    <w:p w14:paraId="54344FEC" w14:textId="77777777" w:rsidR="00833A70" w:rsidRPr="00833A70" w:rsidRDefault="00833A70" w:rsidP="00833A70"/>
    <w:p w14:paraId="1AD81E60" w14:textId="77777777" w:rsidR="00833A70" w:rsidRDefault="00833A70" w:rsidP="00833A70">
      <w:r w:rsidRPr="00833A70">
        <w:t xml:space="preserve">Enrollment estimates are based on standard assumptions for CTE instruction, including average section sizes of 20 to 25 students and an initial offering of four to five sections in Year 1. Additional </w:t>
      </w:r>
      <w:r w:rsidRPr="00833A70">
        <w:lastRenderedPageBreak/>
        <w:t>sections are added annually as the program expands. FTES projections are derived using standard California community college calculations based on contact hours and enrollment levels.</w:t>
      </w:r>
    </w:p>
    <w:p w14:paraId="601E78DE" w14:textId="77777777" w:rsidR="00833A70" w:rsidRPr="00833A70" w:rsidRDefault="00833A70" w:rsidP="00833A70"/>
    <w:p w14:paraId="7011F92A" w14:textId="77777777" w:rsidR="00833A70" w:rsidRDefault="00833A70" w:rsidP="00833A70">
      <w:r w:rsidRPr="00833A70">
        <w:t>Beginning in Year 3, the program is also expected to benefit from contract education and workforce training opportunities, particularly in public safety and advanced applications. These offerings will provide additional enrollment beyond traditional open-enrollment courses and support long-term program growth.</w:t>
      </w:r>
    </w:p>
    <w:p w14:paraId="323B64A2" w14:textId="77777777" w:rsidR="00833A70" w:rsidRPr="00833A70" w:rsidRDefault="00833A70" w:rsidP="00833A70"/>
    <w:p w14:paraId="7C90AFDC" w14:textId="77777777" w:rsidR="00833A70" w:rsidRPr="00833A70" w:rsidRDefault="00833A70" w:rsidP="00833A70">
      <w:r w:rsidRPr="00833A70">
        <w:t>Overall, the projections reflect a controlled and intentional growth strategy. The program is designed to start with high-demand, accessible coursework, expand into additional applications as capacity increases, and mature into a comprehensive training program supported by industry partnerships. This approach ensures that enrollment growth is aligned with program readiness, resource availability, and workforce demand.</w:t>
      </w:r>
    </w:p>
    <w:p w14:paraId="40E8D0C6" w14:textId="77777777" w:rsidR="0004222F" w:rsidRDefault="0004222F" w:rsidP="000A1752"/>
    <w:p w14:paraId="13BCF829" w14:textId="77777777" w:rsidR="0004222F" w:rsidRDefault="0004222F" w:rsidP="0004222F">
      <w:r w:rsidRPr="0004222F">
        <w:rPr>
          <w:b/>
          <w:bCs/>
        </w:rPr>
        <w:t>(c) Any Other Community Colleges in the Area Offering This Program</w:t>
      </w:r>
      <w:r w:rsidRPr="0004222F">
        <w:t xml:space="preserve"> The sources identify the following California community colleges that offer related drone programs and coursework:</w:t>
      </w:r>
    </w:p>
    <w:p w14:paraId="70158D23" w14:textId="77777777" w:rsidR="000F68A6" w:rsidRDefault="000F68A6" w:rsidP="0004222F"/>
    <w:p w14:paraId="0345789C" w14:textId="77777777" w:rsidR="000F68A6" w:rsidRDefault="000F68A6" w:rsidP="000F68A6">
      <w:r w:rsidRPr="000F68A6">
        <w:t>At the time of development, there are limited comprehensive UAS programs within the Central Coast region that offer a structured, multi-pathway curriculum comparable to this proposal.</w:t>
      </w:r>
      <w:r w:rsidRPr="000F68A6">
        <w:br/>
        <w:t>Some colleges may offer:</w:t>
      </w:r>
    </w:p>
    <w:p w14:paraId="1708C714" w14:textId="77777777" w:rsidR="000F68A6" w:rsidRPr="000F68A6" w:rsidRDefault="000F68A6" w:rsidP="000F68A6">
      <w:pPr>
        <w:pStyle w:val="ListParagraph"/>
        <w:numPr>
          <w:ilvl w:val="0"/>
          <w:numId w:val="42"/>
        </w:numPr>
      </w:pPr>
      <w:r w:rsidRPr="000F68A6">
        <w:t>Individual drone or GIS-related courses</w:t>
      </w:r>
    </w:p>
    <w:p w14:paraId="76E19F52" w14:textId="509936DB" w:rsidR="000F68A6" w:rsidRPr="000F68A6" w:rsidRDefault="000F68A6" w:rsidP="000F68A6">
      <w:pPr>
        <w:pStyle w:val="ListParagraph"/>
        <w:numPr>
          <w:ilvl w:val="0"/>
          <w:numId w:val="42"/>
        </w:numPr>
      </w:pPr>
      <w:r w:rsidRPr="000F68A6">
        <w:t>Agriculture- or media-related drone applications</w:t>
      </w:r>
    </w:p>
    <w:p w14:paraId="59FD5BA2" w14:textId="77777777" w:rsidR="000F68A6" w:rsidRPr="000F68A6" w:rsidRDefault="000F68A6" w:rsidP="000F68A6"/>
    <w:p w14:paraId="48AA06C6" w14:textId="77777777" w:rsidR="000F68A6" w:rsidRPr="000F68A6" w:rsidRDefault="000F68A6" w:rsidP="000F68A6">
      <w:r w:rsidRPr="000F68A6">
        <w:t>For example, Allan Hancock College currently offers a standalone course focused on drone piloting and imaging within its photography program. While this provides an introduction to UAS operations, it reflects a course-level approach rather than a fully developed programmatic pathway.</w:t>
      </w:r>
    </w:p>
    <w:p w14:paraId="3DD2A8AE" w14:textId="77777777" w:rsidR="000F68A6" w:rsidRDefault="000F68A6" w:rsidP="000F68A6">
      <w:r w:rsidRPr="000F68A6">
        <w:t>However, few—if any—offer a cohesive program that integrates mapping, inspection, advanced flight operations, public safety applications, and stackable workforce-aligned credentials into a single, structured pathway.</w:t>
      </w:r>
    </w:p>
    <w:p w14:paraId="11381C5A" w14:textId="77777777" w:rsidR="000F68A6" w:rsidRPr="000F68A6" w:rsidRDefault="000F68A6" w:rsidP="000F68A6"/>
    <w:p w14:paraId="02EBAE31" w14:textId="77777777" w:rsidR="000F68A6" w:rsidRDefault="0004222F" w:rsidP="0004222F">
      <w:r w:rsidRPr="0004222F">
        <w:rPr>
          <w:b/>
          <w:bCs/>
        </w:rPr>
        <w:t>(d) Any Other District Programs Currently Offered That Are Related to This Program</w:t>
      </w:r>
      <w:r w:rsidR="000F68A6">
        <w:t>.</w:t>
      </w:r>
    </w:p>
    <w:p w14:paraId="0A0415A2" w14:textId="77777777" w:rsidR="000F68A6" w:rsidRDefault="000F68A6" w:rsidP="0004222F"/>
    <w:p w14:paraId="565EED30" w14:textId="268651FD" w:rsidR="0004222F" w:rsidRPr="000F68A6" w:rsidRDefault="0004222F" w:rsidP="0004222F">
      <w:r w:rsidRPr="000F68A6">
        <w:t>Because drone operations are inherently interdisciplinary, the UAS program is deeply related to and directly shares coursework with several existing district programs. Related currently offered programs include:</w:t>
      </w:r>
    </w:p>
    <w:p w14:paraId="12BE3630" w14:textId="77777777" w:rsidR="0004222F" w:rsidRPr="000F68A6" w:rsidRDefault="0004222F" w:rsidP="0004222F">
      <w:pPr>
        <w:numPr>
          <w:ilvl w:val="0"/>
          <w:numId w:val="39"/>
        </w:numPr>
      </w:pPr>
      <w:r w:rsidRPr="000F68A6">
        <w:t>Geographic Information Systems (GIS): Related through the GIS Certificate of Achievement. The UAS program utilizes GEOG 230 (Introduction to Geographic Information Systems), GEOL 231 (Advanced GIS), and GEOL 234 (Remote Sensing) as core and supporting electives for its mapping tracks.</w:t>
      </w:r>
    </w:p>
    <w:p w14:paraId="26318A8F" w14:textId="77777777" w:rsidR="0004222F" w:rsidRPr="000F68A6" w:rsidRDefault="0004222F" w:rsidP="0004222F">
      <w:pPr>
        <w:numPr>
          <w:ilvl w:val="0"/>
          <w:numId w:val="39"/>
        </w:numPr>
      </w:pPr>
      <w:r w:rsidRPr="000F68A6">
        <w:t>Agriculture: Related through the A.S.-T. in Agriculture Plant Science. The agricultural drone specializations rely on the currently offered AGPS 242 (Introduction to Plant Science).</w:t>
      </w:r>
    </w:p>
    <w:p w14:paraId="559D4F7D" w14:textId="77777777" w:rsidR="0004222F" w:rsidRPr="000F68A6" w:rsidRDefault="0004222F" w:rsidP="0004222F">
      <w:pPr>
        <w:numPr>
          <w:ilvl w:val="0"/>
          <w:numId w:val="39"/>
        </w:numPr>
      </w:pPr>
      <w:r w:rsidRPr="000F68A6">
        <w:t>Art &amp; Photography: Related through the Photography Certificate of Achievement. The UAS Videography track utilizes the currently offered ART 249A (Digital Photography I).</w:t>
      </w:r>
    </w:p>
    <w:p w14:paraId="0EFF4974" w14:textId="77777777" w:rsidR="0004222F" w:rsidRPr="000F68A6" w:rsidRDefault="0004222F" w:rsidP="0004222F">
      <w:pPr>
        <w:numPr>
          <w:ilvl w:val="0"/>
          <w:numId w:val="39"/>
        </w:numPr>
      </w:pPr>
      <w:r w:rsidRPr="000F68A6">
        <w:t>Film, Television, and Electronic Media: Related through the A.S.-T. in Film, Television, and Electronic Media, utilizing the currently offered FTVE 225B (Single Camera TV Production and Editing).</w:t>
      </w:r>
    </w:p>
    <w:p w14:paraId="72B18EDA" w14:textId="77777777" w:rsidR="0004222F" w:rsidRPr="000F68A6" w:rsidRDefault="0004222F" w:rsidP="0004222F">
      <w:pPr>
        <w:numPr>
          <w:ilvl w:val="0"/>
          <w:numId w:val="39"/>
        </w:numPr>
      </w:pPr>
      <w:r w:rsidRPr="000F68A6">
        <w:t xml:space="preserve">Other Impacted Disciplines: The foundational AERO 100 course proposal notes that drone technology will have increased usage and relevance in other existing college programs, </w:t>
      </w:r>
      <w:r w:rsidRPr="000F68A6">
        <w:lastRenderedPageBreak/>
        <w:t>specifically citing survey/civil engineering, real estate and construction, criminal justice, transportation and logistics, fire technology, and aviation maintenance.</w:t>
      </w:r>
    </w:p>
    <w:p w14:paraId="3ADEA396" w14:textId="77777777" w:rsidR="0004222F" w:rsidRDefault="0004222F" w:rsidP="000A1752"/>
    <w:p w14:paraId="6393E162" w14:textId="1B700D5F" w:rsidR="0015531C" w:rsidRDefault="0015531C" w:rsidP="000A1752">
      <w:r w:rsidRPr="0015531C">
        <w:rPr>
          <w:b/>
          <w:bCs/>
        </w:rPr>
        <w:t>Faculty / Staff Needs</w:t>
      </w:r>
      <w:r w:rsidRPr="0015531C">
        <w:t xml:space="preserve">: </w:t>
      </w:r>
      <w:r w:rsidRPr="0015531C">
        <w:rPr>
          <w:i/>
          <w:iCs/>
        </w:rPr>
        <w:t>List the following: (a) the number of full-time and part-time faculty and/or staff currently employed for this program; (b) the number of full-time and part-time faculty or staff that would need to be hired for this program; (c) any program-specific faculty or staff qualifications that are needed to achieve the program outcomes; and (d) any potential difficulty in hiring qualified faculty or staff.</w:t>
      </w:r>
    </w:p>
    <w:p w14:paraId="68D76CE5" w14:textId="77777777" w:rsidR="0015531C" w:rsidRDefault="0015531C" w:rsidP="0015531C">
      <w:pPr>
        <w:rPr>
          <w:b/>
          <w:bCs/>
        </w:rPr>
      </w:pPr>
    </w:p>
    <w:p w14:paraId="62E899E8" w14:textId="7969BF28" w:rsidR="0015531C" w:rsidRDefault="0015531C" w:rsidP="0015531C">
      <w:r w:rsidRPr="0015531C">
        <w:t>The UAS / Drone Technology Program is designed to be delivered primarily through an adjunct faculty model, leveraging industry practitioners with current, applied experience in unmanned aircraft systems. This approach reflects the rapidly evolving nature of the field and ensures that instruction remains aligned with current technologies, workflows, and workforce expectations.</w:t>
      </w:r>
    </w:p>
    <w:p w14:paraId="555E7D71" w14:textId="77777777" w:rsidR="0015531C" w:rsidRPr="0015531C" w:rsidRDefault="0015531C" w:rsidP="0015531C"/>
    <w:p w14:paraId="10654F26" w14:textId="77777777" w:rsidR="0015531C" w:rsidRPr="0015531C" w:rsidRDefault="0015531C" w:rsidP="0015531C">
      <w:r w:rsidRPr="0015531C">
        <w:t>At program launch, instruction will be provided by part-time (adjunct) faculty with expertise in core UAS applications, including mapping, inspection, and aerial imaging. These instructors will bring direct industry or agency experience into the classroom, providing students with practical, job-aligned training. The program will be supported by existing full-time faculty within the Aerospace or related Career Technical Education disciplines, who will provide administrative oversight, curriculum coordination, and scheduling support. No new full-time faculty hires are anticipated for initial implementation.</w:t>
      </w:r>
    </w:p>
    <w:p w14:paraId="7057B730" w14:textId="77777777" w:rsidR="0015531C" w:rsidRPr="0015531C" w:rsidRDefault="0015531C" w:rsidP="0015531C"/>
    <w:p w14:paraId="199A0D91" w14:textId="77777777" w:rsidR="0015531C" w:rsidRPr="0015531C" w:rsidRDefault="0015531C" w:rsidP="0015531C">
      <w:r w:rsidRPr="0015531C">
        <w:t>As the program expands into additional areas—such as videography, agriculture applications, spray operations, and public safety drone operations—additional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19B173C" w14:textId="77777777" w:rsidR="0015531C" w:rsidRPr="0015531C" w:rsidRDefault="0015531C" w:rsidP="0015531C"/>
    <w:p w14:paraId="46074652" w14:textId="77777777" w:rsidR="0015531C" w:rsidRPr="0015531C" w:rsidRDefault="0015531C" w:rsidP="0015531C">
      <w:r w:rsidRPr="0015531C">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thermography certification, GIS or photogrammetry experience, agricultural applications, or operational experience within public safety or incident command environments.</w:t>
      </w:r>
    </w:p>
    <w:p w14:paraId="104D7475" w14:textId="77777777" w:rsidR="0015531C" w:rsidRPr="0015531C" w:rsidRDefault="0015531C" w:rsidP="0015531C"/>
    <w:p w14:paraId="20219F0B" w14:textId="77777777" w:rsidR="0015531C" w:rsidRPr="0015531C" w:rsidRDefault="0015531C" w:rsidP="0015531C">
      <w:r w:rsidRPr="0015531C">
        <w:t>Recruitment of qualified adjunct faculty may present moderate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7C972CFF" w14:textId="77777777" w:rsidR="0015531C" w:rsidRPr="0015531C" w:rsidRDefault="0015531C" w:rsidP="0015531C"/>
    <w:p w14:paraId="44DF2803" w14:textId="77777777" w:rsidR="0015531C" w:rsidRPr="0015531C" w:rsidRDefault="0015531C" w:rsidP="0015531C">
      <w:r w:rsidRPr="0015531C">
        <w:t xml:space="preserve">The program is intentionally structured to operate effectively under an adjunct-driven model. As the program matures, enrollment stabilizes, and the scope of offerings expands, the college will evaluate the need for a dedicated full-time faculty position to support long-term program </w:t>
      </w:r>
      <w:r w:rsidRPr="0015531C">
        <w:lastRenderedPageBreak/>
        <w:t>coordination, growth, and sustainability. At this time, however, the adjunct model provides the necessary flexibility and industry alignment to support successful program implementation.</w:t>
      </w:r>
    </w:p>
    <w:p w14:paraId="61CE0F32" w14:textId="77777777" w:rsidR="0015531C" w:rsidRDefault="0015531C" w:rsidP="000A1752"/>
    <w:p w14:paraId="76D71892" w14:textId="77777777" w:rsidR="0015531C" w:rsidRDefault="0015531C" w:rsidP="000A1752"/>
    <w:p w14:paraId="2440D99F" w14:textId="01CFC30B" w:rsidR="0015531C" w:rsidRDefault="0015531C" w:rsidP="000A1752">
      <w:r w:rsidRPr="0015531C">
        <w:rPr>
          <w:b/>
          <w:bCs/>
        </w:rPr>
        <w:t>Equipment and/or Software Needs / Costs:</w:t>
      </w:r>
    </w:p>
    <w:p w14:paraId="25755471" w14:textId="77777777" w:rsidR="0015531C" w:rsidRDefault="0015531C" w:rsidP="000A1752"/>
    <w:p w14:paraId="0D4D680D" w14:textId="77777777" w:rsidR="00DE1207" w:rsidRPr="00DE1207" w:rsidRDefault="00DE1207" w:rsidP="00DE1207">
      <w:pPr>
        <w:rPr>
          <w:b/>
          <w:bCs/>
        </w:rPr>
      </w:pPr>
      <w:r w:rsidRPr="00DE1207">
        <w:rPr>
          <w:b/>
          <w:bCs/>
        </w:rPr>
        <w:t>Equipment, Software, and Course Development Needs (Estimated Costs)</w:t>
      </w:r>
    </w:p>
    <w:p w14:paraId="6D9D7730" w14:textId="77777777" w:rsidR="00DE1207" w:rsidRPr="00DE1207" w:rsidRDefault="00DE1207" w:rsidP="00DE1207">
      <w:r w:rsidRPr="00DE1207">
        <w:t>The UAS / Drone Technology Program requires specialized equipment, software, and course development resources to support instruction aligned with industry standards. The following cost estimates are preliminary and are intended to provide a reasonable projection for program startup and phased expansion. Actual costs may vary based on vendor pricing, educational discounts, and partnership opportunities.</w:t>
      </w:r>
    </w:p>
    <w:p w14:paraId="00BF9AD2" w14:textId="77777777" w:rsidR="00DE1207" w:rsidRDefault="00DE1207" w:rsidP="00DE1207"/>
    <w:p w14:paraId="08DA5CF3" w14:textId="63A309E6" w:rsidR="00DE1207" w:rsidRPr="00DE1207" w:rsidRDefault="00DE1207" w:rsidP="00DE1207">
      <w:r w:rsidRPr="00DE1207">
        <w:t>Year 1 – Core Program Launch (Mapping, Inspection Foundations)</w:t>
      </w:r>
    </w:p>
    <w:p w14:paraId="3C2C92AC" w14:textId="77777777" w:rsidR="00DE1207" w:rsidRPr="00DE1207" w:rsidRDefault="00DE1207" w:rsidP="00DE1207">
      <w:r w:rsidRPr="00DE1207">
        <w:t>Initial investments will support AERO 100, AERO 110 (Mapping), and AERO 120 (Inspection).</w:t>
      </w:r>
    </w:p>
    <w:p w14:paraId="15039366" w14:textId="77777777" w:rsidR="00DE1207" w:rsidRPr="00DE1207" w:rsidRDefault="00DE1207" w:rsidP="00DE1207">
      <w:r w:rsidRPr="00DE1207">
        <w:t>UAS Platforms (Training Fleet)</w:t>
      </w:r>
    </w:p>
    <w:p w14:paraId="453A6B66" w14:textId="77777777" w:rsidR="00DE1207" w:rsidRPr="00DE1207" w:rsidRDefault="00DE1207" w:rsidP="00DE1207">
      <w:pPr>
        <w:numPr>
          <w:ilvl w:val="0"/>
          <w:numId w:val="45"/>
        </w:numPr>
      </w:pPr>
      <w:commentRangeStart w:id="28"/>
      <w:r w:rsidRPr="00DE1207">
        <w:t xml:space="preserve">6–8 small UAS training drones </w:t>
      </w:r>
    </w:p>
    <w:p w14:paraId="6D36FC7F" w14:textId="77777777" w:rsidR="00DE1207" w:rsidRPr="00DE1207" w:rsidRDefault="00DE1207" w:rsidP="00DE1207">
      <w:pPr>
        <w:numPr>
          <w:ilvl w:val="0"/>
          <w:numId w:val="45"/>
        </w:numPr>
      </w:pPr>
      <w:r w:rsidRPr="00DE1207">
        <w:t>2–3 enterprise drones</w:t>
      </w:r>
      <w:commentRangeEnd w:id="28"/>
      <w:r w:rsidR="002653FE" w:rsidRPr="00DE1207">
        <w:rPr>
          <w:rStyle w:val="CommentReference"/>
          <w:sz w:val="22"/>
          <w:szCs w:val="22"/>
        </w:rPr>
        <w:commentReference w:id="28"/>
      </w:r>
      <w:r w:rsidRPr="00DE1207">
        <w:br/>
        <w:t xml:space="preserve">Estimated Cost: $20,000 – $35,000 </w:t>
      </w:r>
    </w:p>
    <w:p w14:paraId="7181892C" w14:textId="77777777" w:rsidR="00DE1207" w:rsidRPr="00DE1207" w:rsidRDefault="00DE1207" w:rsidP="00DE1207">
      <w:r w:rsidRPr="00DE1207">
        <w:t>Batteries, Charging Stations, and Field Kits</w:t>
      </w:r>
      <w:r w:rsidRPr="00DE1207">
        <w:br/>
        <w:t>Estimated Cost: $10,000 – $15,000</w:t>
      </w:r>
    </w:p>
    <w:p w14:paraId="117852B3" w14:textId="77777777" w:rsidR="00DE1207" w:rsidRPr="00DE1207" w:rsidRDefault="00DE1207" w:rsidP="00DE1207">
      <w:r w:rsidRPr="00DE1207">
        <w:t>Mapping and Photogrammetry Software</w:t>
      </w:r>
      <w:r w:rsidRPr="00DE1207">
        <w:br/>
        <w:t>Estimated Cost: $5,000 – $10,000</w:t>
      </w:r>
    </w:p>
    <w:p w14:paraId="50095E4A" w14:textId="77777777" w:rsidR="00DE1207" w:rsidRPr="00DE1207" w:rsidRDefault="00DE1207" w:rsidP="00DE1207">
      <w:r w:rsidRPr="00DE1207">
        <w:t>Lab Equipment and Storage</w:t>
      </w:r>
      <w:r w:rsidRPr="00DE1207">
        <w:br/>
        <w:t>Estimated Cost: $10,000 – $20,000</w:t>
      </w:r>
    </w:p>
    <w:p w14:paraId="522A2923" w14:textId="77777777" w:rsidR="00DE1207" w:rsidRDefault="00DE1207" w:rsidP="00DE1207"/>
    <w:p w14:paraId="656F1B0A" w14:textId="7B3F9AFF" w:rsidR="00DE1207" w:rsidRPr="00DE1207" w:rsidRDefault="00DE1207" w:rsidP="00DE1207">
      <w:r w:rsidRPr="00DE1207">
        <w:t>Course Development (Year 1)</w:t>
      </w:r>
    </w:p>
    <w:p w14:paraId="726D3B6D" w14:textId="3AC90FEE" w:rsidR="00DE1207" w:rsidRPr="00DE1207" w:rsidRDefault="00DE1207" w:rsidP="00DE1207">
      <w:r w:rsidRPr="00DE1207">
        <w:t xml:space="preserve">Course development is required to design </w:t>
      </w:r>
      <w:r w:rsidR="004C62CF">
        <w:t xml:space="preserve">a </w:t>
      </w:r>
      <w:r w:rsidRPr="00DE1207">
        <w:t>curriculum aligned with FAA standards and industry workflows, including development of Course Outlines of Record</w:t>
      </w:r>
      <w:r w:rsidR="00CD27E0">
        <w:t xml:space="preserve"> (all courses)</w:t>
      </w:r>
      <w:r w:rsidRPr="00DE1207">
        <w:t>, lab exercises, and assessments.</w:t>
      </w:r>
    </w:p>
    <w:p w14:paraId="638DBAE8" w14:textId="79488ABE" w:rsidR="00DE1207" w:rsidRPr="00DE1207" w:rsidRDefault="00DE1207" w:rsidP="00DE1207">
      <w:r w:rsidRPr="00DE1207">
        <w:t>Estimated Cost: $1</w:t>
      </w:r>
      <w:r w:rsidR="00CD27E0">
        <w:t>5</w:t>
      </w:r>
      <w:r w:rsidRPr="00DE1207">
        <w:t>,000 – $</w:t>
      </w:r>
      <w:r w:rsidR="00CD27E0">
        <w:t>25</w:t>
      </w:r>
      <w:r w:rsidRPr="00DE1207">
        <w:t>,000</w:t>
      </w:r>
    </w:p>
    <w:p w14:paraId="775DD4E7" w14:textId="77777777" w:rsidR="00DE1207" w:rsidRDefault="00DE1207" w:rsidP="00DE1207"/>
    <w:p w14:paraId="15964ABC" w14:textId="24A7E35E" w:rsidR="00DE1207" w:rsidRPr="00DE1207" w:rsidRDefault="00DE1207" w:rsidP="00DE1207">
      <w:pPr>
        <w:ind w:left="720" w:firstLine="720"/>
      </w:pPr>
      <w:r w:rsidRPr="00DE1207">
        <w:t>Year 1 Total Estimated Cost:</w:t>
      </w:r>
      <w:r>
        <w:t xml:space="preserve">  </w:t>
      </w:r>
      <w:r w:rsidRPr="00DE1207">
        <w:t>$55,000 – $95,000</w:t>
      </w:r>
    </w:p>
    <w:p w14:paraId="038C89A6" w14:textId="77777777" w:rsidR="00DE1207" w:rsidRDefault="00DE1207" w:rsidP="00DE1207"/>
    <w:p w14:paraId="265E0A83" w14:textId="1BD633C3" w:rsidR="00DE1207" w:rsidRPr="00DE1207" w:rsidRDefault="00DE1207" w:rsidP="00DE1207">
      <w:r w:rsidRPr="00DE1207">
        <w:t>Year 2 – Program Expansion (Videography + Agriculture Monitoring)</w:t>
      </w:r>
    </w:p>
    <w:p w14:paraId="00C5FECA" w14:textId="77777777" w:rsidR="00DE1207" w:rsidRPr="00DE1207" w:rsidRDefault="00DE1207" w:rsidP="00DE1207">
      <w:r w:rsidRPr="00DE1207">
        <w:t>Equipment and Software</w:t>
      </w:r>
    </w:p>
    <w:p w14:paraId="46CC2B87" w14:textId="77777777" w:rsidR="00DE1207" w:rsidRPr="00DE1207" w:rsidRDefault="00DE1207" w:rsidP="00DE1207">
      <w:pPr>
        <w:numPr>
          <w:ilvl w:val="0"/>
          <w:numId w:val="46"/>
        </w:numPr>
      </w:pPr>
      <w:r w:rsidRPr="00DE1207">
        <w:t xml:space="preserve">Additional drones and imaging platforms </w:t>
      </w:r>
    </w:p>
    <w:p w14:paraId="21AEB0F7" w14:textId="77777777" w:rsidR="00DE1207" w:rsidRPr="00DE1207" w:rsidRDefault="00DE1207" w:rsidP="00DE1207">
      <w:pPr>
        <w:numPr>
          <w:ilvl w:val="0"/>
          <w:numId w:val="46"/>
        </w:numPr>
      </w:pPr>
      <w:r w:rsidRPr="00DE1207">
        <w:t xml:space="preserve">Multispectral sensor capability </w:t>
      </w:r>
    </w:p>
    <w:p w14:paraId="45C7A748" w14:textId="77777777" w:rsidR="00DE1207" w:rsidRPr="00DE1207" w:rsidRDefault="00DE1207" w:rsidP="00DE1207">
      <w:pPr>
        <w:numPr>
          <w:ilvl w:val="0"/>
          <w:numId w:val="46"/>
        </w:numPr>
      </w:pPr>
      <w:r w:rsidRPr="00DE1207">
        <w:t xml:space="preserve">Media and GIS software integration </w:t>
      </w:r>
    </w:p>
    <w:p w14:paraId="251C8415" w14:textId="723432F6" w:rsidR="00CD27E0" w:rsidRPr="00DE1207" w:rsidRDefault="00CD27E0" w:rsidP="00CD27E0">
      <w:pPr>
        <w:pStyle w:val="ListParagraph"/>
      </w:pPr>
      <w:r w:rsidRPr="00DE1207">
        <w:t>Estimated Cost: $15,000 – $30,000</w:t>
      </w:r>
    </w:p>
    <w:p w14:paraId="57E63357" w14:textId="77777777" w:rsidR="00CD27E0" w:rsidRDefault="00CD27E0" w:rsidP="00DE1207"/>
    <w:p w14:paraId="77349A9F" w14:textId="3767D602" w:rsidR="00CD27E0" w:rsidRPr="00DE1207" w:rsidRDefault="00CD27E0" w:rsidP="00CD27E0">
      <w:r w:rsidRPr="00DE1207">
        <w:t xml:space="preserve">Course Development (Year </w:t>
      </w:r>
      <w:r>
        <w:t>2</w:t>
      </w:r>
      <w:r w:rsidRPr="00DE1207">
        <w:t>)</w:t>
      </w:r>
    </w:p>
    <w:p w14:paraId="381CB82E" w14:textId="6220134B" w:rsidR="00CD27E0" w:rsidRPr="00DE1207" w:rsidRDefault="00CD27E0" w:rsidP="00CD27E0">
      <w:r w:rsidRPr="00DE1207">
        <w:t xml:space="preserve">Course development is required to design </w:t>
      </w:r>
      <w:r>
        <w:t xml:space="preserve">a </w:t>
      </w:r>
      <w:r w:rsidRPr="00DE1207">
        <w:t xml:space="preserve">curriculum aligned with FAA standards and industry workflows, including </w:t>
      </w:r>
      <w:r>
        <w:t>the development of exercises</w:t>
      </w:r>
      <w:r w:rsidRPr="00DE1207">
        <w:t xml:space="preserve"> and assessments.</w:t>
      </w:r>
    </w:p>
    <w:p w14:paraId="40D27E46" w14:textId="5067045F" w:rsidR="00CD27E0" w:rsidRPr="00DE1207" w:rsidRDefault="00CD27E0" w:rsidP="00CD27E0">
      <w:r w:rsidRPr="00DE1207">
        <w:t>Estimated Cost: $</w:t>
      </w:r>
      <w:r>
        <w:t>5</w:t>
      </w:r>
      <w:r w:rsidRPr="00DE1207">
        <w:t>,000 – $</w:t>
      </w:r>
      <w:r>
        <w:t>10</w:t>
      </w:r>
      <w:r w:rsidRPr="00DE1207">
        <w:t>,000</w:t>
      </w:r>
    </w:p>
    <w:p w14:paraId="6A3EBEC9" w14:textId="77777777" w:rsidR="00DE1207" w:rsidRDefault="00DE1207" w:rsidP="00DE1207"/>
    <w:p w14:paraId="7DB037D6" w14:textId="509B209B" w:rsidR="00DE1207" w:rsidRPr="00DE1207" w:rsidRDefault="00DE1207" w:rsidP="00DE1207">
      <w:r w:rsidRPr="00DE1207">
        <w:t>Year 3 – Advanced Applications (Spray Operations + Public Safety)</w:t>
      </w:r>
    </w:p>
    <w:p w14:paraId="6C5AFB55" w14:textId="77777777" w:rsidR="00DE1207" w:rsidRPr="00DE1207" w:rsidRDefault="00DE1207" w:rsidP="00DE1207">
      <w:r w:rsidRPr="00DE1207">
        <w:t>Equipment</w:t>
      </w:r>
    </w:p>
    <w:p w14:paraId="7968EFF9" w14:textId="77777777" w:rsidR="00DE1207" w:rsidRPr="00DE1207" w:rsidRDefault="00DE1207" w:rsidP="00DE1207">
      <w:pPr>
        <w:numPr>
          <w:ilvl w:val="0"/>
          <w:numId w:val="47"/>
        </w:numPr>
      </w:pPr>
      <w:r w:rsidRPr="00DE1207">
        <w:lastRenderedPageBreak/>
        <w:t xml:space="preserve">Agricultural spray drone system </w:t>
      </w:r>
    </w:p>
    <w:p w14:paraId="49CB2CA7" w14:textId="77777777" w:rsidR="00DE1207" w:rsidRPr="00DE1207" w:rsidRDefault="00DE1207" w:rsidP="00DE1207">
      <w:pPr>
        <w:numPr>
          <w:ilvl w:val="0"/>
          <w:numId w:val="47"/>
        </w:numPr>
      </w:pPr>
      <w:r w:rsidRPr="00DE1207">
        <w:t xml:space="preserve">Thermal imaging drone(s) </w:t>
      </w:r>
    </w:p>
    <w:p w14:paraId="612325C3" w14:textId="77777777" w:rsidR="00CD27E0" w:rsidRDefault="00DE1207" w:rsidP="00CD27E0">
      <w:pPr>
        <w:numPr>
          <w:ilvl w:val="0"/>
          <w:numId w:val="47"/>
        </w:numPr>
      </w:pPr>
      <w:r w:rsidRPr="00DE1207">
        <w:t xml:space="preserve">Specialized training equipment </w:t>
      </w:r>
    </w:p>
    <w:p w14:paraId="58C2D450" w14:textId="5447CA27" w:rsidR="00DE1207" w:rsidRPr="00DE1207" w:rsidRDefault="00DE1207" w:rsidP="00CD27E0">
      <w:pPr>
        <w:ind w:left="720"/>
      </w:pPr>
      <w:r w:rsidRPr="00DE1207">
        <w:t>Estimated Cost: $40,000 – $70,000</w:t>
      </w:r>
    </w:p>
    <w:p w14:paraId="6CF8221E" w14:textId="77777777" w:rsidR="00DE1207" w:rsidRDefault="00DE1207" w:rsidP="00DE1207"/>
    <w:p w14:paraId="5EAEC7C4" w14:textId="06259909" w:rsidR="00CD27E0" w:rsidRPr="00DE1207" w:rsidRDefault="00CD27E0" w:rsidP="00CD27E0">
      <w:r w:rsidRPr="00DE1207">
        <w:t xml:space="preserve">Course Development (Year </w:t>
      </w:r>
      <w:r>
        <w:t>3</w:t>
      </w:r>
      <w:r w:rsidRPr="00DE1207">
        <w:t>)</w:t>
      </w:r>
    </w:p>
    <w:p w14:paraId="72329652" w14:textId="77777777" w:rsidR="00CD27E0" w:rsidRPr="00DE1207" w:rsidRDefault="00CD27E0" w:rsidP="00CD27E0">
      <w:r w:rsidRPr="00DE1207">
        <w:t xml:space="preserve">Course development is required to design </w:t>
      </w:r>
      <w:r>
        <w:t xml:space="preserve">a </w:t>
      </w:r>
      <w:r w:rsidRPr="00DE1207">
        <w:t xml:space="preserve">curriculum aligned with FAA standards and industry workflows, including </w:t>
      </w:r>
      <w:r>
        <w:t>the development of exercises</w:t>
      </w:r>
      <w:r w:rsidRPr="00DE1207">
        <w:t xml:space="preserve"> and assessments.</w:t>
      </w:r>
    </w:p>
    <w:p w14:paraId="19BDCC1D" w14:textId="77777777" w:rsidR="00CD27E0" w:rsidRPr="00DE1207" w:rsidRDefault="00CD27E0" w:rsidP="00CD27E0">
      <w:r w:rsidRPr="00DE1207">
        <w:t>Estimated Cost: $</w:t>
      </w:r>
      <w:r>
        <w:t>5</w:t>
      </w:r>
      <w:r w:rsidRPr="00DE1207">
        <w:t>,000 – $</w:t>
      </w:r>
      <w:r>
        <w:t>10</w:t>
      </w:r>
      <w:r w:rsidRPr="00DE1207">
        <w:t>,000</w:t>
      </w:r>
    </w:p>
    <w:p w14:paraId="75808658" w14:textId="77777777" w:rsidR="00CD27E0" w:rsidRDefault="00CD27E0" w:rsidP="00DE1207"/>
    <w:p w14:paraId="2F8EE3AF" w14:textId="77777777" w:rsidR="00CD27E0" w:rsidRDefault="00CD27E0" w:rsidP="00DE1207"/>
    <w:p w14:paraId="5AD6AF27" w14:textId="7DCAED22" w:rsidR="00DE1207" w:rsidRPr="00DE1207" w:rsidRDefault="00DE1207" w:rsidP="00DE1207">
      <w:r w:rsidRPr="00DE1207">
        <w:t>Total Estimated Investment (3-Year Implementation)</w:t>
      </w:r>
    </w:p>
    <w:p w14:paraId="790A489A" w14:textId="77777777" w:rsidR="00DE1207" w:rsidRPr="00DE1207" w:rsidRDefault="00DE1207" w:rsidP="00DE1207">
      <w:pPr>
        <w:numPr>
          <w:ilvl w:val="0"/>
          <w:numId w:val="48"/>
        </w:numPr>
      </w:pPr>
      <w:r w:rsidRPr="00DE1207">
        <w:t xml:space="preserve">Equipment &amp; Software: $100,000 – $180,000 </w:t>
      </w:r>
    </w:p>
    <w:p w14:paraId="1A902932" w14:textId="07AF2B83" w:rsidR="00DE1207" w:rsidRDefault="00DE1207" w:rsidP="00DE1207">
      <w:pPr>
        <w:numPr>
          <w:ilvl w:val="0"/>
          <w:numId w:val="48"/>
        </w:numPr>
      </w:pPr>
      <w:r w:rsidRPr="00DE1207">
        <w:t>Course Development (Year 1): $1</w:t>
      </w:r>
      <w:r w:rsidR="00CD27E0">
        <w:t>5</w:t>
      </w:r>
      <w:r w:rsidRPr="00DE1207">
        <w:t>,000 – $</w:t>
      </w:r>
      <w:r w:rsidR="00CD27E0">
        <w:t>25</w:t>
      </w:r>
      <w:r w:rsidRPr="00DE1207">
        <w:t xml:space="preserve">,000 </w:t>
      </w:r>
    </w:p>
    <w:p w14:paraId="5E88A06E" w14:textId="2381C133" w:rsidR="00CD27E0" w:rsidRPr="00DE1207" w:rsidRDefault="00CD27E0" w:rsidP="00DE1207">
      <w:pPr>
        <w:numPr>
          <w:ilvl w:val="0"/>
          <w:numId w:val="48"/>
        </w:numPr>
      </w:pPr>
      <w:r>
        <w:t xml:space="preserve">Course Development (Year 2): $5,000 - $10,000 </w:t>
      </w:r>
    </w:p>
    <w:p w14:paraId="27891059" w14:textId="7E70C6E0" w:rsidR="00DE1207" w:rsidRPr="00DE1207" w:rsidRDefault="00DE1207" w:rsidP="00CD27E0">
      <w:pPr>
        <w:ind w:left="360"/>
      </w:pPr>
      <w:r w:rsidRPr="00DE1207">
        <w:t>Total Estimated Investment: $1</w:t>
      </w:r>
      <w:r w:rsidR="00CD27E0">
        <w:t>2</w:t>
      </w:r>
      <w:r w:rsidRPr="00DE1207">
        <w:t xml:space="preserve">0,000 – </w:t>
      </w:r>
      <w:r w:rsidR="00CD27E0">
        <w:t>$215</w:t>
      </w:r>
      <w:r w:rsidRPr="00DE1207">
        <w:t xml:space="preserve">,000 </w:t>
      </w:r>
    </w:p>
    <w:p w14:paraId="525831F8" w14:textId="77777777" w:rsidR="00DE1207" w:rsidRDefault="00DE1207" w:rsidP="00DE1207"/>
    <w:p w14:paraId="7F6FA8D2" w14:textId="35B09530" w:rsidR="00DE1207" w:rsidRPr="00DE1207" w:rsidRDefault="00DE1207" w:rsidP="00DE1207">
      <w:pPr>
        <w:rPr>
          <w:b/>
          <w:bCs/>
        </w:rPr>
      </w:pPr>
      <w:r w:rsidRPr="00DE1207">
        <w:rPr>
          <w:b/>
          <w:bCs/>
        </w:rPr>
        <w:t>Narrative Justification</w:t>
      </w:r>
    </w:p>
    <w:p w14:paraId="79AC7BC5" w14:textId="77777777" w:rsidR="00DE1207" w:rsidRPr="00DE1207" w:rsidRDefault="00DE1207" w:rsidP="00DE1207">
      <w:r w:rsidRPr="00DE1207">
        <w:t>All costs provided are estimates intended to support program planning and development. The phased approach to equipment acquisition reflects a strategy of aligning resources with program growth, instructional readiness, and industry engagement. This approach allows the college to prioritize core instructional needs at launch while scaling investment as additional courses and specialization areas are introduced.</w:t>
      </w:r>
    </w:p>
    <w:p w14:paraId="6FC89EE7" w14:textId="77777777" w:rsidR="00DE1207" w:rsidRPr="00DE1207" w:rsidRDefault="00DE1207" w:rsidP="00DE1207"/>
    <w:p w14:paraId="10B4A7F7" w14:textId="6CD5DC03" w:rsidR="0015531C" w:rsidRDefault="00DE1207" w:rsidP="000A1752">
      <w:r w:rsidRPr="00DE1207">
        <w:t>The program is well-positioned to leverage Strong Workforce Program (SWP) funding, including funds already allocated to support equipment purchases and initial course development. Additional external funding sources, including Perkins and regional workforce initiatives</w:t>
      </w:r>
      <w:r>
        <w:t>,</w:t>
      </w:r>
      <w:r w:rsidRPr="00DE1207">
        <w:t xml:space="preserve"> may also be pursued to offset costs and support program expansion.</w:t>
      </w:r>
    </w:p>
    <w:p w14:paraId="7332EF79" w14:textId="77777777" w:rsidR="00DE1207" w:rsidRDefault="00DE1207" w:rsidP="000A1752"/>
    <w:p w14:paraId="4CAC68FD" w14:textId="07EDDDB5" w:rsidR="00C62F99" w:rsidRPr="00C62F99" w:rsidRDefault="00C62F99" w:rsidP="000A1752">
      <w:pPr>
        <w:rPr>
          <w:b/>
          <w:bCs/>
        </w:rPr>
      </w:pPr>
      <w:r w:rsidRPr="00C62F99">
        <w:rPr>
          <w:b/>
          <w:bCs/>
        </w:rPr>
        <w:t>Facility Needs/Costs:</w:t>
      </w:r>
    </w:p>
    <w:p w14:paraId="4FFCAC60" w14:textId="77777777" w:rsidR="00C62F99" w:rsidRDefault="00C62F99" w:rsidP="00DE1207"/>
    <w:p w14:paraId="2CC416DD" w14:textId="3E189443" w:rsidR="00DE1207" w:rsidRPr="00C62F99" w:rsidRDefault="00DE1207" w:rsidP="00DE1207">
      <w:r w:rsidRPr="00C62F99">
        <w:t>Facility Needs:</w:t>
      </w:r>
    </w:p>
    <w:p w14:paraId="79ADDC58" w14:textId="77777777" w:rsidR="00DE1207" w:rsidRPr="00C62F99" w:rsidRDefault="00DE1207" w:rsidP="00DE1207">
      <w:pPr>
        <w:numPr>
          <w:ilvl w:val="0"/>
          <w:numId w:val="49"/>
        </w:numPr>
      </w:pPr>
      <w:r w:rsidRPr="00C62F99">
        <w:t>Outdoor Flight Space / Field: The AERO 100 (Basic UAV Operator) course requires "adequate space" for hands-on lab sessions. Because the instructor can only safely supervise a limited number of concurrent flights, having a large enough outdoor area is necessary to utilize DJI’s geofencing capabilities and allow three to six drones to be airborne simultaneously.</w:t>
      </w:r>
    </w:p>
    <w:p w14:paraId="1DEB27CA" w14:textId="77777777" w:rsidR="00DE1207" w:rsidRPr="00C62F99" w:rsidRDefault="00DE1207" w:rsidP="00DE1207">
      <w:pPr>
        <w:numPr>
          <w:ilvl w:val="0"/>
          <w:numId w:val="49"/>
        </w:numPr>
      </w:pPr>
      <w:r w:rsidRPr="00C62F99">
        <w:t>Competency Testing Area: The program will need an appropriate area (likely outdoors) to set up "NIST Open Test Lanes," which are standardized flight competency tests utilizing "omni buckets" built during the lab.</w:t>
      </w:r>
    </w:p>
    <w:p w14:paraId="616221C2" w14:textId="2918A8E2" w:rsidR="00DE1207" w:rsidRPr="00C62F99" w:rsidRDefault="00DE1207" w:rsidP="00DE1207">
      <w:pPr>
        <w:numPr>
          <w:ilvl w:val="0"/>
          <w:numId w:val="49"/>
        </w:numPr>
      </w:pPr>
      <w:r w:rsidRPr="00C62F99">
        <w:t>Computer Lab: The advanced mapping course(s) involves computationally intensive photogrammetry processing. The program needs access to a computer lab equipped with "reasonably powerful machines" that meet the system requirements for software like Agisoft Metashape.</w:t>
      </w:r>
    </w:p>
    <w:p w14:paraId="38392EEF" w14:textId="77777777" w:rsidR="00DE1207" w:rsidRPr="00C62F99" w:rsidRDefault="00DE1207" w:rsidP="00DE1207">
      <w:pPr>
        <w:ind w:left="720"/>
      </w:pPr>
    </w:p>
    <w:p w14:paraId="0CB60438" w14:textId="77777777" w:rsidR="00DE1207" w:rsidRPr="00C62F99" w:rsidRDefault="00DE1207" w:rsidP="00DE1207">
      <w:r w:rsidRPr="00C62F99">
        <w:t>Facility Costs:</w:t>
      </w:r>
    </w:p>
    <w:p w14:paraId="3DCC8BAC" w14:textId="6B035FBF" w:rsidR="00DE1207" w:rsidRPr="00C62F99" w:rsidRDefault="00DE1207" w:rsidP="00DE1207">
      <w:pPr>
        <w:numPr>
          <w:ilvl w:val="0"/>
          <w:numId w:val="50"/>
        </w:numPr>
      </w:pPr>
      <w:r w:rsidRPr="00C62F99">
        <w:t>No Direct Facility Construction/Rental Costs: The current memo does not allocate specific funds from the budget for facility upgrades or rentals.</w:t>
      </w:r>
    </w:p>
    <w:p w14:paraId="6B170938" w14:textId="77777777" w:rsidR="00DE1207" w:rsidRPr="00C62F99" w:rsidRDefault="00DE1207" w:rsidP="00DE1207">
      <w:pPr>
        <w:numPr>
          <w:ilvl w:val="0"/>
          <w:numId w:val="50"/>
        </w:numPr>
      </w:pPr>
      <w:r w:rsidRPr="00C62F99">
        <w:lastRenderedPageBreak/>
        <w:t>Alternative Computer Lab Costs: If the college does not currently have an adequate computer lab for the advanced mapping course, the program may avoid hardware upgrade costs by purchasing cloud-based processing subscriptions instead.</w:t>
      </w:r>
    </w:p>
    <w:p w14:paraId="6DC98AF9" w14:textId="77777777" w:rsidR="00DE1207" w:rsidRPr="00C62F99" w:rsidRDefault="00DE1207" w:rsidP="00DE1207">
      <w:pPr>
        <w:numPr>
          <w:ilvl w:val="0"/>
          <w:numId w:val="50"/>
        </w:numPr>
      </w:pPr>
      <w:r w:rsidRPr="00C62F99">
        <w:t>Off-Grid Power Costs: Because the outdoor field spaces likely do not have power, the program is allocating $599 for an EcoFlow DELTA 3 portable power station and a 220W solar panel, which will support a fleet of 6 drones through a full 3-hour lab session without needing facility power</w:t>
      </w:r>
    </w:p>
    <w:p w14:paraId="704F9520" w14:textId="77777777" w:rsidR="00DE1207" w:rsidRDefault="00DE1207" w:rsidP="000A1752"/>
    <w:p w14:paraId="65BCA373" w14:textId="0ECD28AC" w:rsidR="00C62F99" w:rsidRDefault="00C62F99" w:rsidP="000A1752">
      <w:r w:rsidRPr="00C62F99">
        <w:rPr>
          <w:b/>
          <w:bCs/>
        </w:rPr>
        <w:t xml:space="preserve">Library / Student Support Needs / Costs: </w:t>
      </w:r>
      <w:r w:rsidRPr="00C62F99">
        <w:rPr>
          <w:i/>
          <w:iCs/>
        </w:rPr>
        <w:t>List any specific library and/or other student support needs for this program that would be needed to achieve the program outcomes and their project costs.</w:t>
      </w:r>
    </w:p>
    <w:p w14:paraId="02B3BDF6" w14:textId="27AF648E" w:rsidR="00C62F99" w:rsidRDefault="00C62F99" w:rsidP="00C62F99">
      <w:r>
        <w:t>T</w:t>
      </w:r>
      <w:r w:rsidRPr="00C62F99">
        <w:t>he UAS /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46D080D7" w14:textId="77777777" w:rsidR="00C62F99" w:rsidRPr="00C62F99" w:rsidRDefault="00C62F99" w:rsidP="00C62F99"/>
    <w:p w14:paraId="448B32A6" w14:textId="77777777" w:rsidR="00C62F99" w:rsidRPr="00C62F99" w:rsidRDefault="00C62F99" w:rsidP="00C62F99">
      <w:r w:rsidRPr="00C62F99">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2B17B8DF" w14:textId="77777777" w:rsidR="00C62F99" w:rsidRDefault="00C62F99" w:rsidP="000A1752"/>
    <w:p w14:paraId="29D582F8" w14:textId="53223BA9" w:rsidR="00497C83" w:rsidRDefault="00497C83" w:rsidP="000A1752">
      <w:pPr>
        <w:rPr>
          <w:i/>
          <w:iCs/>
        </w:rPr>
      </w:pPr>
      <w:r w:rsidRPr="00497C83">
        <w:rPr>
          <w:b/>
          <w:bCs/>
        </w:rPr>
        <w:t xml:space="preserve">Program Sustainability Costs: </w:t>
      </w:r>
      <w:r w:rsidRPr="00497C83">
        <w:rPr>
          <w:i/>
          <w:iCs/>
        </w:rPr>
        <w:t>Describe the all resources that would be needed once the length of funding indicated above expires, and how the district will sustain this program.</w:t>
      </w:r>
    </w:p>
    <w:p w14:paraId="506E72AD" w14:textId="77777777" w:rsidR="00497C83" w:rsidRDefault="00497C83" w:rsidP="000A1752"/>
    <w:p w14:paraId="79932BE2" w14:textId="77777777" w:rsidR="00497C83" w:rsidRDefault="00497C83" w:rsidP="00497C83">
      <w:r w:rsidRPr="00497C83">
        <w:t>Following initial startup funding, the UAS / Drone Technology Program is designed to be sustained through FTES generation from credit course enrollment, supplemented by limited ongoing operational costs.</w:t>
      </w:r>
    </w:p>
    <w:p w14:paraId="3DB57645" w14:textId="77777777" w:rsidR="00497C83" w:rsidRPr="00497C83" w:rsidRDefault="00497C83" w:rsidP="00497C83"/>
    <w:p w14:paraId="1E0781CD" w14:textId="77777777" w:rsidR="00497C83" w:rsidRPr="00497C83" w:rsidRDefault="00497C83" w:rsidP="00497C83">
      <w:r w:rsidRPr="00497C83">
        <w:t>Primary recurring costs include:</w:t>
      </w:r>
    </w:p>
    <w:p w14:paraId="210B6353" w14:textId="77777777" w:rsidR="00497C83" w:rsidRPr="00497C83" w:rsidRDefault="00497C83" w:rsidP="00497C83">
      <w:pPr>
        <w:numPr>
          <w:ilvl w:val="0"/>
          <w:numId w:val="51"/>
        </w:numPr>
      </w:pPr>
      <w:r w:rsidRPr="00497C83">
        <w:t xml:space="preserve">Equipment maintenance and replacement (batteries, repairs, consumables) </w:t>
      </w:r>
    </w:p>
    <w:p w14:paraId="4CEE366D" w14:textId="77777777" w:rsidR="00497C83" w:rsidRPr="00497C83" w:rsidRDefault="00497C83" w:rsidP="00497C83">
      <w:pPr>
        <w:numPr>
          <w:ilvl w:val="0"/>
          <w:numId w:val="51"/>
        </w:numPr>
      </w:pPr>
      <w:r w:rsidRPr="00497C83">
        <w:t xml:space="preserve">Software licensing (mapping, data processing, and media tools) </w:t>
      </w:r>
    </w:p>
    <w:p w14:paraId="69AAD42E" w14:textId="77777777" w:rsidR="00497C83" w:rsidRDefault="00497C83" w:rsidP="00497C83">
      <w:pPr>
        <w:numPr>
          <w:ilvl w:val="0"/>
          <w:numId w:val="51"/>
        </w:numPr>
      </w:pPr>
      <w:r w:rsidRPr="00497C83">
        <w:t xml:space="preserve">Incremental equipment upgrades aligned with industry standards </w:t>
      </w:r>
    </w:p>
    <w:p w14:paraId="583FB85E" w14:textId="77777777" w:rsidR="00497C83" w:rsidRPr="00497C83" w:rsidRDefault="00497C83" w:rsidP="00497C83">
      <w:pPr>
        <w:numPr>
          <w:ilvl w:val="0"/>
          <w:numId w:val="51"/>
        </w:numPr>
      </w:pPr>
    </w:p>
    <w:p w14:paraId="599AC7B8" w14:textId="77777777" w:rsidR="00497C83" w:rsidRDefault="00497C83" w:rsidP="00497C83">
      <w:r w:rsidRPr="00497C83">
        <w:t>These costs are expected to be modest relative to overall program revenue and can be supported through ongoing instructional funding generated by enrolled students.</w:t>
      </w:r>
    </w:p>
    <w:p w14:paraId="12157269" w14:textId="77777777" w:rsidR="00497C83" w:rsidRPr="00497C83" w:rsidRDefault="00497C83" w:rsidP="00497C83"/>
    <w:p w14:paraId="21ECC3F9" w14:textId="77777777" w:rsidR="00497C83" w:rsidRDefault="00497C83" w:rsidP="00497C83">
      <w:r w:rsidRPr="00497C83">
        <w:t>The program is structured to scale enrollment through a phased course rollout and stackable certificate pathways, which supports consistent FTES generation over time. As enrollment stabilizes and grows, this FTES will provide the primary funding mechanism to sustain instructional delivery and ongoing operational needs.</w:t>
      </w:r>
    </w:p>
    <w:p w14:paraId="4446AB2C" w14:textId="77777777" w:rsidR="00497C83" w:rsidRPr="00497C83" w:rsidRDefault="00497C83" w:rsidP="00497C83"/>
    <w:p w14:paraId="1326F10A" w14:textId="77777777" w:rsidR="00497C83" w:rsidRPr="00497C83" w:rsidRDefault="00497C83" w:rsidP="00497C83">
      <w:r w:rsidRPr="00497C83">
        <w:t>In addition, the program may generate supplemental revenue through contract education and Instructional Service Agreements (ISA) with public agencies and industry partners, particularly for specialized training in public safety and advanced UAS applications. These offerings provide an additional funding stream that can support equipment replacement and program expansion.</w:t>
      </w:r>
    </w:p>
    <w:p w14:paraId="28D2F6DC" w14:textId="581098B6" w:rsidR="00C62F99" w:rsidRPr="00C62F99" w:rsidRDefault="00497C83" w:rsidP="000A1752">
      <w:r w:rsidRPr="00497C83">
        <w:t>Overall, the program is designed to transition from initial grant-supported implementation to a self-sustaining model primarily supported by FTES, with supplemental support from workforce training partnerships as appropriate.</w:t>
      </w:r>
    </w:p>
    <w:sectPr w:rsidR="00C62F99" w:rsidRPr="00C62F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yle Nessen" w:date="2026-04-24T07:14:00Z" w:initials="KN">
    <w:p w14:paraId="680EEAFD" w14:textId="77777777" w:rsidR="00C76E9A" w:rsidRDefault="00C76E9A" w:rsidP="00C76E9A">
      <w:r>
        <w:rPr>
          <w:rStyle w:val="CommentReference"/>
        </w:rPr>
        <w:annotationRef/>
      </w:r>
      <w:r>
        <w:rPr>
          <w:sz w:val="20"/>
          <w:szCs w:val="20"/>
        </w:rPr>
        <w:t xml:space="preserve">This was Samuel's response. Harvey Ryan just forwarded the message to Janet. </w:t>
      </w:r>
    </w:p>
  </w:comment>
  <w:comment w:id="28" w:author="Kyle Nessen" w:date="2026-04-24T07:38:00Z" w:initials="KN">
    <w:p w14:paraId="6DFE1F0F" w14:textId="77777777" w:rsidR="002653FE" w:rsidRDefault="002653FE" w:rsidP="002653FE">
      <w:r>
        <w:rPr>
          <w:rStyle w:val="CommentReference"/>
        </w:rPr>
        <w:annotationRef/>
      </w:r>
      <w:r>
        <w:rPr>
          <w:sz w:val="20"/>
          <w:szCs w:val="20"/>
        </w:rPr>
        <w:t xml:space="preserve">Based on the feedback I'm getting, we should probably reduce the number of small training drones we are buying and diversify our fleet. More NDAA compliant (not Chinese, e.g., not DJI) sounds especially useful. I can work on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EEAFD" w15:done="0"/>
  <w15:commentEx w15:paraId="6DFE1F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98D719" w16cex:dateUtc="2026-04-24T14:14:00Z"/>
  <w16cex:commentExtensible w16cex:durableId="2A449F0E" w16cex:dateUtc="2026-04-24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EEAFD" w16cid:durableId="7298D719"/>
  <w16cid:commentId w16cid:paraId="6DFE1F0F" w16cid:durableId="2A449F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16E"/>
    <w:multiLevelType w:val="multilevel"/>
    <w:tmpl w:val="FEE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1F92"/>
    <w:multiLevelType w:val="multilevel"/>
    <w:tmpl w:val="ABA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0D2E"/>
    <w:multiLevelType w:val="multilevel"/>
    <w:tmpl w:val="7CA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76F2A"/>
    <w:multiLevelType w:val="multilevel"/>
    <w:tmpl w:val="E51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826C3"/>
    <w:multiLevelType w:val="multilevel"/>
    <w:tmpl w:val="7C3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2095"/>
    <w:multiLevelType w:val="multilevel"/>
    <w:tmpl w:val="61E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4A77"/>
    <w:multiLevelType w:val="multilevel"/>
    <w:tmpl w:val="D47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C6BE3"/>
    <w:multiLevelType w:val="multilevel"/>
    <w:tmpl w:val="7B8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ECB"/>
    <w:multiLevelType w:val="multilevel"/>
    <w:tmpl w:val="351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E624B"/>
    <w:multiLevelType w:val="multilevel"/>
    <w:tmpl w:val="3FE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16DF2"/>
    <w:multiLevelType w:val="multilevel"/>
    <w:tmpl w:val="541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050E0"/>
    <w:multiLevelType w:val="multilevel"/>
    <w:tmpl w:val="E55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245A6"/>
    <w:multiLevelType w:val="multilevel"/>
    <w:tmpl w:val="844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31F72"/>
    <w:multiLevelType w:val="multilevel"/>
    <w:tmpl w:val="FB90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04740"/>
    <w:multiLevelType w:val="hybridMultilevel"/>
    <w:tmpl w:val="3920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A153AF"/>
    <w:multiLevelType w:val="multilevel"/>
    <w:tmpl w:val="617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518E2"/>
    <w:multiLevelType w:val="multilevel"/>
    <w:tmpl w:val="873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727AB7"/>
    <w:multiLevelType w:val="multilevel"/>
    <w:tmpl w:val="1C1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660D1"/>
    <w:multiLevelType w:val="multilevel"/>
    <w:tmpl w:val="FCC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D430C"/>
    <w:multiLevelType w:val="multilevel"/>
    <w:tmpl w:val="C45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90355"/>
    <w:multiLevelType w:val="multilevel"/>
    <w:tmpl w:val="FBF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2276E"/>
    <w:multiLevelType w:val="multilevel"/>
    <w:tmpl w:val="D04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D2B75"/>
    <w:multiLevelType w:val="multilevel"/>
    <w:tmpl w:val="AEF6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B56E8"/>
    <w:multiLevelType w:val="multilevel"/>
    <w:tmpl w:val="A1C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2661E"/>
    <w:multiLevelType w:val="multilevel"/>
    <w:tmpl w:val="9AA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44FE4"/>
    <w:multiLevelType w:val="multilevel"/>
    <w:tmpl w:val="649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209ED"/>
    <w:multiLevelType w:val="multilevel"/>
    <w:tmpl w:val="E50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9521">
    <w:abstractNumId w:val="3"/>
  </w:num>
  <w:num w:numId="2" w16cid:durableId="243422722">
    <w:abstractNumId w:val="4"/>
  </w:num>
  <w:num w:numId="3" w16cid:durableId="1186554993">
    <w:abstractNumId w:val="34"/>
  </w:num>
  <w:num w:numId="4" w16cid:durableId="81413414">
    <w:abstractNumId w:val="11"/>
  </w:num>
  <w:num w:numId="5" w16cid:durableId="1233198136">
    <w:abstractNumId w:val="7"/>
  </w:num>
  <w:num w:numId="6" w16cid:durableId="1351493364">
    <w:abstractNumId w:val="22"/>
  </w:num>
  <w:num w:numId="7" w16cid:durableId="852183601">
    <w:abstractNumId w:val="1"/>
  </w:num>
  <w:num w:numId="8" w16cid:durableId="1224490592">
    <w:abstractNumId w:val="25"/>
  </w:num>
  <w:num w:numId="9" w16cid:durableId="1249078992">
    <w:abstractNumId w:val="13"/>
  </w:num>
  <w:num w:numId="10" w16cid:durableId="1926331633">
    <w:abstractNumId w:val="15"/>
  </w:num>
  <w:num w:numId="11" w16cid:durableId="1133138742">
    <w:abstractNumId w:val="40"/>
  </w:num>
  <w:num w:numId="12" w16cid:durableId="710962895">
    <w:abstractNumId w:val="46"/>
  </w:num>
  <w:num w:numId="13" w16cid:durableId="137038203">
    <w:abstractNumId w:val="19"/>
  </w:num>
  <w:num w:numId="14" w16cid:durableId="282423335">
    <w:abstractNumId w:val="38"/>
  </w:num>
  <w:num w:numId="15" w16cid:durableId="975647430">
    <w:abstractNumId w:val="27"/>
  </w:num>
  <w:num w:numId="16" w16cid:durableId="1499151604">
    <w:abstractNumId w:val="12"/>
  </w:num>
  <w:num w:numId="17" w16cid:durableId="405306849">
    <w:abstractNumId w:val="17"/>
  </w:num>
  <w:num w:numId="18" w16cid:durableId="929313274">
    <w:abstractNumId w:val="41"/>
  </w:num>
  <w:num w:numId="19" w16cid:durableId="2095348967">
    <w:abstractNumId w:val="39"/>
  </w:num>
  <w:num w:numId="20" w16cid:durableId="1147091574">
    <w:abstractNumId w:val="48"/>
  </w:num>
  <w:num w:numId="21" w16cid:durableId="1878003775">
    <w:abstractNumId w:val="43"/>
  </w:num>
  <w:num w:numId="22" w16cid:durableId="2046370156">
    <w:abstractNumId w:val="35"/>
  </w:num>
  <w:num w:numId="23" w16cid:durableId="165680424">
    <w:abstractNumId w:val="31"/>
  </w:num>
  <w:num w:numId="24" w16cid:durableId="696351351">
    <w:abstractNumId w:val="33"/>
  </w:num>
  <w:num w:numId="25" w16cid:durableId="489056339">
    <w:abstractNumId w:val="47"/>
  </w:num>
  <w:num w:numId="26" w16cid:durableId="524438628">
    <w:abstractNumId w:val="5"/>
  </w:num>
  <w:num w:numId="27" w16cid:durableId="1714034985">
    <w:abstractNumId w:val="36"/>
  </w:num>
  <w:num w:numId="28" w16cid:durableId="1801266788">
    <w:abstractNumId w:val="50"/>
  </w:num>
  <w:num w:numId="29" w16cid:durableId="786891206">
    <w:abstractNumId w:val="49"/>
  </w:num>
  <w:num w:numId="30" w16cid:durableId="211624919">
    <w:abstractNumId w:val="18"/>
  </w:num>
  <w:num w:numId="31" w16cid:durableId="867721789">
    <w:abstractNumId w:val="21"/>
  </w:num>
  <w:num w:numId="32" w16cid:durableId="1683554540">
    <w:abstractNumId w:val="8"/>
  </w:num>
  <w:num w:numId="33" w16cid:durableId="1393196321">
    <w:abstractNumId w:val="6"/>
  </w:num>
  <w:num w:numId="34" w16cid:durableId="455410980">
    <w:abstractNumId w:val="20"/>
  </w:num>
  <w:num w:numId="35" w16cid:durableId="1046486411">
    <w:abstractNumId w:val="37"/>
  </w:num>
  <w:num w:numId="36" w16cid:durableId="476142052">
    <w:abstractNumId w:val="2"/>
  </w:num>
  <w:num w:numId="37" w16cid:durableId="760833800">
    <w:abstractNumId w:val="16"/>
  </w:num>
  <w:num w:numId="38" w16cid:durableId="870344766">
    <w:abstractNumId w:val="23"/>
  </w:num>
  <w:num w:numId="39" w16cid:durableId="1300719951">
    <w:abstractNumId w:val="28"/>
  </w:num>
  <w:num w:numId="40" w16cid:durableId="1726905368">
    <w:abstractNumId w:val="0"/>
  </w:num>
  <w:num w:numId="41" w16cid:durableId="129710348">
    <w:abstractNumId w:val="29"/>
  </w:num>
  <w:num w:numId="42" w16cid:durableId="1940605652">
    <w:abstractNumId w:val="32"/>
  </w:num>
  <w:num w:numId="43" w16cid:durableId="1470898681">
    <w:abstractNumId w:val="26"/>
  </w:num>
  <w:num w:numId="44" w16cid:durableId="1697340896">
    <w:abstractNumId w:val="42"/>
  </w:num>
  <w:num w:numId="45" w16cid:durableId="1729109378">
    <w:abstractNumId w:val="44"/>
  </w:num>
  <w:num w:numId="46" w16cid:durableId="491062348">
    <w:abstractNumId w:val="24"/>
  </w:num>
  <w:num w:numId="47" w16cid:durableId="1791630012">
    <w:abstractNumId w:val="9"/>
  </w:num>
  <w:num w:numId="48" w16cid:durableId="1529025364">
    <w:abstractNumId w:val="30"/>
  </w:num>
  <w:num w:numId="49" w16cid:durableId="559635448">
    <w:abstractNumId w:val="10"/>
  </w:num>
  <w:num w:numId="50" w16cid:durableId="884483360">
    <w:abstractNumId w:val="45"/>
  </w:num>
  <w:num w:numId="51" w16cid:durableId="147352143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8C"/>
    <w:rsid w:val="0004222F"/>
    <w:rsid w:val="000A1752"/>
    <w:rsid w:val="000F68A6"/>
    <w:rsid w:val="00113836"/>
    <w:rsid w:val="0015531C"/>
    <w:rsid w:val="002653FE"/>
    <w:rsid w:val="003275A4"/>
    <w:rsid w:val="00351907"/>
    <w:rsid w:val="00497C83"/>
    <w:rsid w:val="004C62CF"/>
    <w:rsid w:val="00565AC7"/>
    <w:rsid w:val="005D58B4"/>
    <w:rsid w:val="005E1F4D"/>
    <w:rsid w:val="0067348C"/>
    <w:rsid w:val="007D34C0"/>
    <w:rsid w:val="00833A70"/>
    <w:rsid w:val="0092082F"/>
    <w:rsid w:val="00A84F25"/>
    <w:rsid w:val="00AE2785"/>
    <w:rsid w:val="00B32D36"/>
    <w:rsid w:val="00C51B74"/>
    <w:rsid w:val="00C62F99"/>
    <w:rsid w:val="00C76E9A"/>
    <w:rsid w:val="00CD27E0"/>
    <w:rsid w:val="00DE1207"/>
    <w:rsid w:val="00E21F21"/>
    <w:rsid w:val="00E74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46BB"/>
  <w15:chartTrackingRefBased/>
  <w15:docId w15:val="{4D5494FC-E31F-4DB7-BE9C-C36B29F5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4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4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4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4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48C"/>
    <w:rPr>
      <w:rFonts w:eastAsiaTheme="majorEastAsia" w:cstheme="majorBidi"/>
      <w:color w:val="272727" w:themeColor="text1" w:themeTint="D8"/>
    </w:rPr>
  </w:style>
  <w:style w:type="paragraph" w:styleId="Title">
    <w:name w:val="Title"/>
    <w:basedOn w:val="Normal"/>
    <w:next w:val="Normal"/>
    <w:link w:val="TitleChar"/>
    <w:uiPriority w:val="10"/>
    <w:qFormat/>
    <w:rsid w:val="006734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4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4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48C"/>
    <w:rPr>
      <w:i/>
      <w:iCs/>
      <w:color w:val="404040" w:themeColor="text1" w:themeTint="BF"/>
    </w:rPr>
  </w:style>
  <w:style w:type="paragraph" w:styleId="ListParagraph">
    <w:name w:val="List Paragraph"/>
    <w:basedOn w:val="Normal"/>
    <w:uiPriority w:val="34"/>
    <w:qFormat/>
    <w:rsid w:val="0067348C"/>
    <w:pPr>
      <w:ind w:left="720"/>
      <w:contextualSpacing/>
    </w:pPr>
  </w:style>
  <w:style w:type="character" w:styleId="IntenseEmphasis">
    <w:name w:val="Intense Emphasis"/>
    <w:basedOn w:val="DefaultParagraphFont"/>
    <w:uiPriority w:val="21"/>
    <w:qFormat/>
    <w:rsid w:val="0067348C"/>
    <w:rPr>
      <w:i/>
      <w:iCs/>
      <w:color w:val="0F4761" w:themeColor="accent1" w:themeShade="BF"/>
    </w:rPr>
  </w:style>
  <w:style w:type="paragraph" w:styleId="IntenseQuote">
    <w:name w:val="Intense Quote"/>
    <w:basedOn w:val="Normal"/>
    <w:next w:val="Normal"/>
    <w:link w:val="IntenseQuoteChar"/>
    <w:uiPriority w:val="30"/>
    <w:qFormat/>
    <w:rsid w:val="00673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48C"/>
    <w:rPr>
      <w:i/>
      <w:iCs/>
      <w:color w:val="0F4761" w:themeColor="accent1" w:themeShade="BF"/>
    </w:rPr>
  </w:style>
  <w:style w:type="character" w:styleId="IntenseReference">
    <w:name w:val="Intense Reference"/>
    <w:basedOn w:val="DefaultParagraphFont"/>
    <w:uiPriority w:val="32"/>
    <w:qFormat/>
    <w:rsid w:val="0067348C"/>
    <w:rPr>
      <w:b/>
      <w:bCs/>
      <w:smallCaps/>
      <w:color w:val="0F4761" w:themeColor="accent1" w:themeShade="BF"/>
      <w:spacing w:val="5"/>
    </w:rPr>
  </w:style>
  <w:style w:type="paragraph" w:styleId="Revision">
    <w:name w:val="Revision"/>
    <w:hidden/>
    <w:uiPriority w:val="99"/>
    <w:semiHidden/>
    <w:rsid w:val="00C76E9A"/>
  </w:style>
  <w:style w:type="character" w:styleId="CommentReference">
    <w:name w:val="annotation reference"/>
    <w:basedOn w:val="DefaultParagraphFont"/>
    <w:uiPriority w:val="99"/>
    <w:semiHidden/>
    <w:unhideWhenUsed/>
    <w:rsid w:val="00C76E9A"/>
    <w:rPr>
      <w:sz w:val="16"/>
      <w:szCs w:val="16"/>
    </w:rPr>
  </w:style>
  <w:style w:type="paragraph" w:styleId="CommentText">
    <w:name w:val="annotation text"/>
    <w:basedOn w:val="Normal"/>
    <w:link w:val="CommentTextChar"/>
    <w:uiPriority w:val="99"/>
    <w:semiHidden/>
    <w:unhideWhenUsed/>
    <w:rsid w:val="00C76E9A"/>
    <w:rPr>
      <w:sz w:val="20"/>
      <w:szCs w:val="20"/>
    </w:rPr>
  </w:style>
  <w:style w:type="character" w:customStyle="1" w:styleId="CommentTextChar">
    <w:name w:val="Comment Text Char"/>
    <w:basedOn w:val="DefaultParagraphFont"/>
    <w:link w:val="CommentText"/>
    <w:uiPriority w:val="99"/>
    <w:semiHidden/>
    <w:rsid w:val="00C76E9A"/>
    <w:rPr>
      <w:sz w:val="20"/>
      <w:szCs w:val="20"/>
    </w:rPr>
  </w:style>
  <w:style w:type="paragraph" w:styleId="CommentSubject">
    <w:name w:val="annotation subject"/>
    <w:basedOn w:val="CommentText"/>
    <w:next w:val="CommentText"/>
    <w:link w:val="CommentSubjectChar"/>
    <w:uiPriority w:val="99"/>
    <w:semiHidden/>
    <w:unhideWhenUsed/>
    <w:rsid w:val="00C76E9A"/>
    <w:rPr>
      <w:b/>
      <w:bCs/>
    </w:rPr>
  </w:style>
  <w:style w:type="character" w:customStyle="1" w:styleId="CommentSubjectChar">
    <w:name w:val="Comment Subject Char"/>
    <w:basedOn w:val="CommentTextChar"/>
    <w:link w:val="CommentSubject"/>
    <w:uiPriority w:val="99"/>
    <w:semiHidden/>
    <w:rsid w:val="00C76E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16</Pages>
  <Words>7798</Words>
  <Characters>44454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O</dc:creator>
  <cp:keywords/>
  <dc:description/>
  <cp:lastModifiedBy>Kyle Nessen</cp:lastModifiedBy>
  <cp:revision>11</cp:revision>
  <dcterms:created xsi:type="dcterms:W3CDTF">2026-04-23T21:08:00Z</dcterms:created>
  <dcterms:modified xsi:type="dcterms:W3CDTF">2026-04-24T14:39:00Z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42d4faf1-fbb8-4ed6-8ea9-12d0ff86285c</vt:lpwstr>
  </property>
</Properties>
</file>