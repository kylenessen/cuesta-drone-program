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450E00D" w14:textId="77777777" w:rsidR="001E3791" w:rsidRPr="009C4FEF" w:rsidRDefault="001E3791" w:rsidP="001E3791">
      <w:pPr>
        <w:pStyle w:val="Heading1"/>
        <w:kinsoku w:val="0"/>
        <w:overflowPunct w:val="0"/>
        <w:ind w:right="2626"/>
        <w:rPr>
          <w:spacing w:val="-2"/>
          <w:sz w:val="24"/>
          <w:szCs w:val="24"/>
        </w:rPr>
      </w:pPr>
      <w:r>
        <w:rPr>
          <w:sz w:val="24"/>
          <w:szCs w:val="24"/>
        </w:rPr>
        <w:t>New</w:t>
      </w:r>
      <w:r>
        <w:rPr>
          <w:spacing w:val="-9"/>
          <w:sz w:val="24"/>
          <w:szCs w:val="24"/>
        </w:rPr>
        <w:t xml:space="preserve"> </w:t>
      </w:r>
      <w:r>
        <w:rPr>
          <w:sz w:val="24"/>
          <w:szCs w:val="24"/>
        </w:rPr>
        <w:t>Program</w:t>
      </w:r>
      <w:r>
        <w:rPr>
          <w:spacing w:val="-7"/>
          <w:sz w:val="24"/>
          <w:szCs w:val="24"/>
        </w:rPr>
        <w:t xml:space="preserve"> </w:t>
      </w:r>
      <w:r>
        <w:rPr>
          <w:sz w:val="24"/>
          <w:szCs w:val="24"/>
        </w:rPr>
        <w:t>Approval</w:t>
      </w:r>
      <w:r>
        <w:rPr>
          <w:spacing w:val="-7"/>
          <w:sz w:val="24"/>
          <w:szCs w:val="24"/>
        </w:rPr>
        <w:t xml:space="preserve"> </w:t>
      </w:r>
      <w:r>
        <w:rPr>
          <w:spacing w:val="-2"/>
          <w:sz w:val="24"/>
          <w:szCs w:val="24"/>
        </w:rPr>
        <w:t>Process</w:t>
      </w:r>
    </w:p>
    <w:p w14:paraId="3DB03C72" w14:textId="77777777" w:rsidR="001E3791" w:rsidRPr="009C4FEF" w:rsidRDefault="001E3791" w:rsidP="001E3791">
      <w:pPr>
        <w:pStyle w:val="BodyText"/>
        <w:kinsoku w:val="0"/>
        <w:overflowPunct w:val="0"/>
        <w:spacing w:before="1"/>
        <w:rPr>
          <w:b/>
          <w:bCs/>
        </w:rPr>
      </w:pPr>
    </w:p>
    <w:p w14:paraId="2D0BC692" w14:textId="77777777" w:rsidR="001E3791" w:rsidRPr="009C4FEF" w:rsidRDefault="001E3791" w:rsidP="001E3791">
      <w:pPr>
        <w:pStyle w:val="BodyText"/>
        <w:kinsoku w:val="0"/>
        <w:overflowPunct w:val="0"/>
        <w:ind w:left="140" w:right="148"/>
      </w:pPr>
      <w:r>
        <w:t>The approval of new programs, both instructional and non-instructional, is a process that takes into consideration how the proposed new program is consistent with the district’s</w:t>
      </w:r>
      <w:r>
        <w:rPr>
          <w:spacing w:val="-2"/>
        </w:rPr>
        <w:t xml:space="preserve"> </w:t>
      </w:r>
      <w:r>
        <w:t>mission,</w:t>
      </w:r>
      <w:r>
        <w:rPr>
          <w:spacing w:val="-4"/>
        </w:rPr>
        <w:t xml:space="preserve"> </w:t>
      </w:r>
      <w:r>
        <w:t>and</w:t>
      </w:r>
      <w:r>
        <w:rPr>
          <w:spacing w:val="-1"/>
        </w:rPr>
        <w:t xml:space="preserve"> </w:t>
      </w:r>
      <w:r>
        <w:t>facilitates</w:t>
      </w:r>
      <w:r>
        <w:rPr>
          <w:spacing w:val="-4"/>
        </w:rPr>
        <w:t xml:space="preserve"> </w:t>
      </w:r>
      <w:r>
        <w:t>and/or</w:t>
      </w:r>
      <w:r>
        <w:rPr>
          <w:spacing w:val="-2"/>
        </w:rPr>
        <w:t xml:space="preserve"> </w:t>
      </w:r>
      <w:r>
        <w:t>addresses</w:t>
      </w:r>
      <w:r>
        <w:rPr>
          <w:spacing w:val="-2"/>
        </w:rPr>
        <w:t xml:space="preserve"> </w:t>
      </w:r>
      <w:r>
        <w:t>the Institutional</w:t>
      </w:r>
      <w:r>
        <w:rPr>
          <w:spacing w:val="-3"/>
        </w:rPr>
        <w:t xml:space="preserve"> </w:t>
      </w:r>
      <w:r>
        <w:t>Goals</w:t>
      </w:r>
      <w:r>
        <w:rPr>
          <w:spacing w:val="-3"/>
        </w:rPr>
        <w:t xml:space="preserve"> </w:t>
      </w:r>
      <w:r>
        <w:t>or</w:t>
      </w:r>
      <w:r>
        <w:rPr>
          <w:spacing w:val="-2"/>
        </w:rPr>
        <w:t xml:space="preserve"> </w:t>
      </w:r>
      <w:r>
        <w:t>Objectives, or</w:t>
      </w:r>
      <w:r>
        <w:rPr>
          <w:spacing w:val="-3"/>
        </w:rPr>
        <w:t xml:space="preserve"> </w:t>
      </w:r>
      <w:r>
        <w:t>serves</w:t>
      </w:r>
      <w:r>
        <w:rPr>
          <w:spacing w:val="-3"/>
        </w:rPr>
        <w:t xml:space="preserve"> </w:t>
      </w:r>
      <w:r>
        <w:t>a</w:t>
      </w:r>
      <w:r>
        <w:rPr>
          <w:spacing w:val="-5"/>
        </w:rPr>
        <w:t xml:space="preserve"> </w:t>
      </w:r>
      <w:r>
        <w:t>clear</w:t>
      </w:r>
      <w:r>
        <w:rPr>
          <w:spacing w:val="-3"/>
        </w:rPr>
        <w:t xml:space="preserve"> </w:t>
      </w:r>
      <w:r>
        <w:t>student,</w:t>
      </w:r>
      <w:r>
        <w:rPr>
          <w:spacing w:val="-2"/>
        </w:rPr>
        <w:t xml:space="preserve"> </w:t>
      </w:r>
      <w:r>
        <w:t>community,</w:t>
      </w:r>
      <w:r>
        <w:rPr>
          <w:spacing w:val="-2"/>
        </w:rPr>
        <w:t xml:space="preserve"> </w:t>
      </w:r>
      <w:r>
        <w:t>or</w:t>
      </w:r>
      <w:r>
        <w:rPr>
          <w:spacing w:val="-3"/>
        </w:rPr>
        <w:t xml:space="preserve"> </w:t>
      </w:r>
      <w:r>
        <w:t>labor</w:t>
      </w:r>
      <w:r>
        <w:rPr>
          <w:spacing w:val="-6"/>
        </w:rPr>
        <w:t xml:space="preserve"> </w:t>
      </w:r>
      <w:r>
        <w:t>market</w:t>
      </w:r>
      <w:r>
        <w:rPr>
          <w:spacing w:val="-3"/>
        </w:rPr>
        <w:t xml:space="preserve"> </w:t>
      </w:r>
      <w:r>
        <w:t>need,</w:t>
      </w:r>
      <w:r>
        <w:rPr>
          <w:spacing w:val="-3"/>
        </w:rPr>
        <w:t xml:space="preserve"> </w:t>
      </w:r>
      <w:r>
        <w:t>and</w:t>
      </w:r>
      <w:r>
        <w:rPr>
          <w:spacing w:val="-3"/>
        </w:rPr>
        <w:t xml:space="preserve"> </w:t>
      </w:r>
      <w:r>
        <w:t>is</w:t>
      </w:r>
      <w:r>
        <w:rPr>
          <w:spacing w:val="-4"/>
        </w:rPr>
        <w:t xml:space="preserve"> </w:t>
      </w:r>
      <w:r>
        <w:t>fiscally</w:t>
      </w:r>
      <w:r>
        <w:rPr>
          <w:spacing w:val="-1"/>
        </w:rPr>
        <w:t xml:space="preserve"> </w:t>
      </w:r>
      <w:r>
        <w:t>feasible</w:t>
      </w:r>
      <w:r>
        <w:rPr>
          <w:spacing w:val="-4"/>
        </w:rPr>
        <w:t xml:space="preserve"> </w:t>
      </w:r>
      <w:r>
        <w:t>and sustainable given the district’s current economic status.</w:t>
      </w:r>
    </w:p>
    <w:p w14:paraId="37CD8AC2" w14:textId="77777777" w:rsidR="001E3791" w:rsidRPr="009C4FEF" w:rsidRDefault="001E3791" w:rsidP="001E3791">
      <w:pPr>
        <w:pStyle w:val="BodyText"/>
        <w:kinsoku w:val="0"/>
        <w:overflowPunct w:val="0"/>
      </w:pPr>
    </w:p>
    <w:p w14:paraId="63510566" w14:textId="77777777" w:rsidR="001E3791" w:rsidRPr="009C4FEF" w:rsidRDefault="001E3791" w:rsidP="001E3791">
      <w:pPr>
        <w:pStyle w:val="BodyText"/>
        <w:kinsoku w:val="0"/>
        <w:overflowPunct w:val="0"/>
        <w:ind w:left="140" w:right="148"/>
        <w:rPr>
          <w:i/>
          <w:iCs/>
        </w:rPr>
      </w:pPr>
      <w:r>
        <w:rPr>
          <w:b/>
          <w:bCs/>
          <w:i/>
          <w:iCs/>
        </w:rPr>
        <w:t>Note:</w:t>
      </w:r>
      <w:r>
        <w:rPr>
          <w:b/>
          <w:bCs/>
          <w:i/>
          <w:iCs/>
          <w:spacing w:val="-4"/>
        </w:rPr>
        <w:t xml:space="preserve"> </w:t>
      </w:r>
      <w:r>
        <w:rPr>
          <w:i/>
          <w:iCs/>
        </w:rPr>
        <w:t>This</w:t>
      </w:r>
      <w:r>
        <w:rPr>
          <w:i/>
          <w:iCs/>
          <w:spacing w:val="-4"/>
        </w:rPr>
        <w:t xml:space="preserve"> </w:t>
      </w:r>
      <w:r>
        <w:rPr>
          <w:i/>
          <w:iCs/>
        </w:rPr>
        <w:t>process</w:t>
      </w:r>
      <w:r>
        <w:rPr>
          <w:i/>
          <w:iCs/>
          <w:spacing w:val="-3"/>
        </w:rPr>
        <w:t xml:space="preserve"> </w:t>
      </w:r>
      <w:r>
        <w:rPr>
          <w:i/>
          <w:iCs/>
        </w:rPr>
        <w:t>does</w:t>
      </w:r>
      <w:r>
        <w:rPr>
          <w:i/>
          <w:iCs/>
          <w:spacing w:val="-3"/>
        </w:rPr>
        <w:t xml:space="preserve"> </w:t>
      </w:r>
      <w:r>
        <w:rPr>
          <w:i/>
          <w:iCs/>
        </w:rPr>
        <w:t>not</w:t>
      </w:r>
      <w:r>
        <w:rPr>
          <w:i/>
          <w:iCs/>
          <w:spacing w:val="-3"/>
        </w:rPr>
        <w:t xml:space="preserve"> </w:t>
      </w:r>
      <w:r>
        <w:rPr>
          <w:i/>
          <w:iCs/>
        </w:rPr>
        <w:t>apply</w:t>
      </w:r>
      <w:r>
        <w:rPr>
          <w:i/>
          <w:iCs/>
          <w:spacing w:val="-4"/>
        </w:rPr>
        <w:t xml:space="preserve"> </w:t>
      </w:r>
      <w:r>
        <w:rPr>
          <w:i/>
          <w:iCs/>
        </w:rPr>
        <w:t>to</w:t>
      </w:r>
      <w:r>
        <w:rPr>
          <w:i/>
          <w:iCs/>
          <w:spacing w:val="-3"/>
        </w:rPr>
        <w:t xml:space="preserve"> </w:t>
      </w:r>
      <w:r>
        <w:rPr>
          <w:i/>
          <w:iCs/>
        </w:rPr>
        <w:t>Certificates</w:t>
      </w:r>
      <w:r>
        <w:rPr>
          <w:i/>
          <w:iCs/>
          <w:spacing w:val="-5"/>
        </w:rPr>
        <w:t xml:space="preserve"> </w:t>
      </w:r>
      <w:r>
        <w:rPr>
          <w:i/>
          <w:iCs/>
        </w:rPr>
        <w:t>of</w:t>
      </w:r>
      <w:r>
        <w:rPr>
          <w:i/>
          <w:iCs/>
          <w:spacing w:val="-2"/>
        </w:rPr>
        <w:t xml:space="preserve"> </w:t>
      </w:r>
      <w:r>
        <w:rPr>
          <w:i/>
          <w:iCs/>
        </w:rPr>
        <w:t>Specialization</w:t>
      </w:r>
      <w:r>
        <w:rPr>
          <w:i/>
          <w:iCs/>
          <w:spacing w:val="-3"/>
        </w:rPr>
        <w:t xml:space="preserve"> </w:t>
      </w:r>
      <w:r>
        <w:rPr>
          <w:i/>
          <w:iCs/>
        </w:rPr>
        <w:t>that</w:t>
      </w:r>
      <w:r>
        <w:rPr>
          <w:i/>
          <w:iCs/>
          <w:spacing w:val="-3"/>
        </w:rPr>
        <w:t xml:space="preserve"> </w:t>
      </w:r>
      <w:r>
        <w:rPr>
          <w:i/>
          <w:iCs/>
        </w:rPr>
        <w:t>are</w:t>
      </w:r>
      <w:r>
        <w:rPr>
          <w:i/>
          <w:iCs/>
          <w:spacing w:val="-2"/>
        </w:rPr>
        <w:t xml:space="preserve"> </w:t>
      </w:r>
      <w:r>
        <w:rPr>
          <w:i/>
          <w:iCs/>
        </w:rPr>
        <w:t>fewer</w:t>
      </w:r>
      <w:r>
        <w:rPr>
          <w:i/>
          <w:iCs/>
          <w:spacing w:val="-3"/>
        </w:rPr>
        <w:t xml:space="preserve"> </w:t>
      </w:r>
      <w:r>
        <w:rPr>
          <w:i/>
          <w:iCs/>
        </w:rPr>
        <w:t>than</w:t>
      </w:r>
      <w:r>
        <w:rPr>
          <w:i/>
          <w:iCs/>
          <w:spacing w:val="-1"/>
        </w:rPr>
        <w:t xml:space="preserve"> </w:t>
      </w:r>
      <w:r>
        <w:rPr>
          <w:i/>
          <w:iCs/>
        </w:rPr>
        <w:t>8 units and do not require Chancellor’s Office approval.</w:t>
      </w:r>
    </w:p>
    <w:p w14:paraId="3648FA7D" w14:textId="77777777" w:rsidR="001E3791" w:rsidRPr="009C4FEF" w:rsidRDefault="001E3791" w:rsidP="001E3791">
      <w:pPr>
        <w:pStyle w:val="BodyText"/>
        <w:kinsoku w:val="0"/>
        <w:overflowPunct w:val="0"/>
        <w:rPr>
          <w:i/>
          <w:iCs/>
        </w:rPr>
      </w:pPr>
    </w:p>
    <w:p w14:paraId="28BE5E7C" w14:textId="77777777" w:rsidR="001E3791" w:rsidRPr="009C4FEF" w:rsidRDefault="001E3791" w:rsidP="001E3791">
      <w:pPr>
        <w:pStyle w:val="BodyText"/>
        <w:kinsoku w:val="0"/>
        <w:overflowPunct w:val="0"/>
        <w:ind w:left="140"/>
        <w:rPr>
          <w:b/>
          <w:bCs/>
          <w:spacing w:val="-2"/>
        </w:rPr>
      </w:pPr>
      <w:r>
        <w:rPr>
          <w:b/>
          <w:bCs/>
        </w:rPr>
        <w:t>STAGE</w:t>
      </w:r>
      <w:r>
        <w:rPr>
          <w:b/>
          <w:bCs/>
          <w:spacing w:val="-9"/>
        </w:rPr>
        <w:t xml:space="preserve"> </w:t>
      </w:r>
      <w:r>
        <w:rPr>
          <w:b/>
          <w:bCs/>
        </w:rPr>
        <w:t>I:</w:t>
      </w:r>
      <w:r>
        <w:rPr>
          <w:b/>
          <w:bCs/>
          <w:spacing w:val="-7"/>
        </w:rPr>
        <w:t xml:space="preserve"> </w:t>
      </w:r>
      <w:r>
        <w:rPr>
          <w:b/>
          <w:bCs/>
        </w:rPr>
        <w:t>Preliminary</w:t>
      </w:r>
      <w:r>
        <w:rPr>
          <w:b/>
          <w:bCs/>
          <w:spacing w:val="-6"/>
        </w:rPr>
        <w:t xml:space="preserve"> </w:t>
      </w:r>
      <w:r>
        <w:rPr>
          <w:b/>
          <w:bCs/>
        </w:rPr>
        <w:t>Concept</w:t>
      </w:r>
      <w:r>
        <w:rPr>
          <w:b/>
          <w:bCs/>
          <w:spacing w:val="-6"/>
        </w:rPr>
        <w:t xml:space="preserve"> </w:t>
      </w:r>
      <w:r>
        <w:rPr>
          <w:b/>
          <w:bCs/>
          <w:spacing w:val="-2"/>
        </w:rPr>
        <w:t>Consultation</w:t>
      </w:r>
    </w:p>
    <w:p w14:paraId="2A3B830E" w14:textId="77777777" w:rsidR="001E3791" w:rsidRPr="009C4FEF" w:rsidRDefault="001E3791" w:rsidP="001E3791">
      <w:pPr>
        <w:pStyle w:val="BodyText"/>
        <w:kinsoku w:val="0"/>
        <w:overflowPunct w:val="0"/>
        <w:ind w:left="500" w:right="148"/>
      </w:pPr>
      <w:r>
        <w:t>The idea for any new program should be discussed with a wide range of stakeholders</w:t>
      </w:r>
      <w:r>
        <w:rPr>
          <w:spacing w:val="-3"/>
        </w:rPr>
        <w:t xml:space="preserve"> </w:t>
      </w:r>
      <w:r>
        <w:t>(i.e.,</w:t>
      </w:r>
      <w:r>
        <w:rPr>
          <w:spacing w:val="-5"/>
        </w:rPr>
        <w:t xml:space="preserve"> </w:t>
      </w:r>
      <w:r>
        <w:t>department</w:t>
      </w:r>
      <w:r>
        <w:rPr>
          <w:spacing w:val="-3"/>
        </w:rPr>
        <w:t xml:space="preserve"> </w:t>
      </w:r>
      <w:r>
        <w:t>faculty,</w:t>
      </w:r>
      <w:r>
        <w:rPr>
          <w:spacing w:val="-3"/>
        </w:rPr>
        <w:t xml:space="preserve"> </w:t>
      </w:r>
      <w:r>
        <w:t>staff,</w:t>
      </w:r>
      <w:r>
        <w:rPr>
          <w:spacing w:val="-5"/>
        </w:rPr>
        <w:t xml:space="preserve"> </w:t>
      </w:r>
      <w:r>
        <w:t>managers,</w:t>
      </w:r>
      <w:r>
        <w:rPr>
          <w:spacing w:val="-3"/>
        </w:rPr>
        <w:t xml:space="preserve"> </w:t>
      </w:r>
      <w:r>
        <w:t>students,</w:t>
      </w:r>
      <w:r>
        <w:rPr>
          <w:spacing w:val="-5"/>
        </w:rPr>
        <w:t xml:space="preserve"> </w:t>
      </w:r>
      <w:r>
        <w:t>etc.).</w:t>
      </w:r>
      <w:r>
        <w:rPr>
          <w:spacing w:val="40"/>
        </w:rPr>
        <w:t xml:space="preserve"> </w:t>
      </w:r>
      <w:r>
        <w:t>The</w:t>
      </w:r>
      <w:r>
        <w:rPr>
          <w:spacing w:val="-3"/>
        </w:rPr>
        <w:t xml:space="preserve"> </w:t>
      </w:r>
      <w:r>
        <w:t>intent</w:t>
      </w:r>
      <w:r>
        <w:rPr>
          <w:spacing w:val="-3"/>
        </w:rPr>
        <w:t xml:space="preserve"> </w:t>
      </w:r>
      <w:r>
        <w:t>of this step is to determine faculty, staff, and management support before moving forward to Stage II.</w:t>
      </w:r>
      <w:r>
        <w:rPr>
          <w:spacing w:val="40"/>
        </w:rPr>
        <w:t xml:space="preserve"> </w:t>
      </w:r>
      <w:r>
        <w:t>The supporters of the new program should identify who will serve as the person who will shepherd the new program through the remainder of</w:t>
      </w:r>
    </w:p>
    <w:p w14:paraId="481F78EB" w14:textId="77777777" w:rsidR="001E3791" w:rsidRPr="009C4FEF" w:rsidRDefault="001E3791" w:rsidP="001E3791">
      <w:pPr>
        <w:pStyle w:val="BodyText"/>
        <w:kinsoku w:val="0"/>
        <w:overflowPunct w:val="0"/>
        <w:spacing w:before="1"/>
        <w:ind w:left="500"/>
        <w:rPr>
          <w:spacing w:val="-2"/>
        </w:rPr>
      </w:pPr>
      <w:r>
        <w:t>the</w:t>
      </w:r>
      <w:r>
        <w:rPr>
          <w:spacing w:val="-3"/>
        </w:rPr>
        <w:t xml:space="preserve"> </w:t>
      </w:r>
      <w:r>
        <w:t>process (hereafter</w:t>
      </w:r>
      <w:r>
        <w:rPr>
          <w:spacing w:val="-4"/>
        </w:rPr>
        <w:t xml:space="preserve"> </w:t>
      </w:r>
      <w:r>
        <w:t>referred to</w:t>
      </w:r>
      <w:r>
        <w:rPr>
          <w:spacing w:val="-1"/>
        </w:rPr>
        <w:t xml:space="preserve"> </w:t>
      </w:r>
      <w:r>
        <w:t>as</w:t>
      </w:r>
      <w:r>
        <w:rPr>
          <w:spacing w:val="-2"/>
        </w:rPr>
        <w:t xml:space="preserve"> </w:t>
      </w:r>
      <w:r>
        <w:t>the</w:t>
      </w:r>
      <w:r>
        <w:rPr>
          <w:spacing w:val="-2"/>
        </w:rPr>
        <w:t xml:space="preserve"> “Initiator”).</w:t>
      </w:r>
    </w:p>
    <w:p w14:paraId="7A6E9820" w14:textId="77777777" w:rsidR="001E3791" w:rsidRPr="009C4FEF" w:rsidRDefault="001E3791" w:rsidP="001E3791">
      <w:pPr>
        <w:pStyle w:val="BodyText"/>
        <w:kinsoku w:val="0"/>
        <w:overflowPunct w:val="0"/>
      </w:pPr>
    </w:p>
    <w:p w14:paraId="7FCEEBC6" w14:textId="77777777" w:rsidR="001E3791" w:rsidRPr="009C4FEF" w:rsidRDefault="001E3791" w:rsidP="001E3791">
      <w:pPr>
        <w:pStyle w:val="BodyText"/>
        <w:kinsoku w:val="0"/>
        <w:overflowPunct w:val="0"/>
        <w:ind w:left="500" w:right="148"/>
      </w:pPr>
      <w:r>
        <w:t>In</w:t>
      </w:r>
      <w:r>
        <w:rPr>
          <w:spacing w:val="-2"/>
        </w:rPr>
        <w:t xml:space="preserve"> </w:t>
      </w:r>
      <w:r>
        <w:t>this</w:t>
      </w:r>
      <w:r>
        <w:rPr>
          <w:spacing w:val="-4"/>
        </w:rPr>
        <w:t xml:space="preserve"> </w:t>
      </w:r>
      <w:r>
        <w:t>stage</w:t>
      </w:r>
      <w:r>
        <w:rPr>
          <w:spacing w:val="-1"/>
        </w:rPr>
        <w:t xml:space="preserve"> </w:t>
      </w:r>
      <w:r>
        <w:t>the</w:t>
      </w:r>
      <w:r>
        <w:rPr>
          <w:spacing w:val="-2"/>
        </w:rPr>
        <w:t xml:space="preserve"> </w:t>
      </w:r>
      <w:r>
        <w:t>Deans</w:t>
      </w:r>
      <w:r>
        <w:rPr>
          <w:spacing w:val="-4"/>
        </w:rPr>
        <w:t xml:space="preserve"> </w:t>
      </w:r>
      <w:r>
        <w:t>and/or</w:t>
      </w:r>
      <w:r>
        <w:rPr>
          <w:spacing w:val="-3"/>
        </w:rPr>
        <w:t xml:space="preserve"> </w:t>
      </w:r>
      <w:r>
        <w:t>Directors</w:t>
      </w:r>
      <w:r>
        <w:rPr>
          <w:spacing w:val="-3"/>
        </w:rPr>
        <w:t xml:space="preserve"> </w:t>
      </w:r>
      <w:r>
        <w:t>should also</w:t>
      </w:r>
      <w:r>
        <w:rPr>
          <w:spacing w:val="-5"/>
        </w:rPr>
        <w:t xml:space="preserve"> </w:t>
      </w:r>
      <w:r>
        <w:t>be</w:t>
      </w:r>
      <w:r>
        <w:rPr>
          <w:spacing w:val="-4"/>
        </w:rPr>
        <w:t xml:space="preserve"> </w:t>
      </w:r>
      <w:r>
        <w:t>discussing</w:t>
      </w:r>
      <w:r>
        <w:rPr>
          <w:spacing w:val="-5"/>
        </w:rPr>
        <w:t xml:space="preserve"> </w:t>
      </w:r>
      <w:r>
        <w:t>the</w:t>
      </w:r>
      <w:r>
        <w:rPr>
          <w:spacing w:val="-3"/>
        </w:rPr>
        <w:t xml:space="preserve"> </w:t>
      </w:r>
      <w:r>
        <w:t>new</w:t>
      </w:r>
      <w:r>
        <w:rPr>
          <w:spacing w:val="-6"/>
        </w:rPr>
        <w:t xml:space="preserve"> </w:t>
      </w:r>
      <w:r>
        <w:t>program idea among themselves to ensure there are no duplications, conflicts, major implications, etc.</w:t>
      </w:r>
    </w:p>
    <w:p w14:paraId="4037F75A" w14:textId="77777777" w:rsidR="001E3791" w:rsidRPr="009C4FEF" w:rsidRDefault="001E3791" w:rsidP="001E3791">
      <w:pPr>
        <w:pStyle w:val="BodyText"/>
        <w:kinsoku w:val="0"/>
        <w:overflowPunct w:val="0"/>
      </w:pPr>
    </w:p>
    <w:p w14:paraId="3E190B3E" w14:textId="77777777" w:rsidR="001E3791" w:rsidRPr="009C4FEF" w:rsidRDefault="001E3791" w:rsidP="001E3791">
      <w:pPr>
        <w:pStyle w:val="BodyText"/>
        <w:kinsoku w:val="0"/>
        <w:overflowPunct w:val="0"/>
        <w:ind w:left="140"/>
        <w:rPr>
          <w:b/>
          <w:bCs/>
          <w:spacing w:val="-2"/>
        </w:rPr>
      </w:pPr>
      <w:r>
        <w:rPr>
          <w:b/>
          <w:bCs/>
        </w:rPr>
        <w:t>STAGE</w:t>
      </w:r>
      <w:r>
        <w:rPr>
          <w:b/>
          <w:bCs/>
          <w:spacing w:val="-5"/>
        </w:rPr>
        <w:t xml:space="preserve"> </w:t>
      </w:r>
      <w:r>
        <w:rPr>
          <w:b/>
          <w:bCs/>
        </w:rPr>
        <w:t>II:</w:t>
      </w:r>
      <w:r>
        <w:rPr>
          <w:b/>
          <w:bCs/>
          <w:spacing w:val="-5"/>
        </w:rPr>
        <w:t xml:space="preserve"> </w:t>
      </w:r>
      <w:r>
        <w:rPr>
          <w:b/>
          <w:bCs/>
        </w:rPr>
        <w:t>College</w:t>
      </w:r>
      <w:r>
        <w:rPr>
          <w:b/>
          <w:bCs/>
          <w:spacing w:val="-2"/>
        </w:rPr>
        <w:t xml:space="preserve"> </w:t>
      </w:r>
      <w:r>
        <w:rPr>
          <w:b/>
          <w:bCs/>
        </w:rPr>
        <w:t>Council</w:t>
      </w:r>
      <w:r>
        <w:rPr>
          <w:b/>
          <w:bCs/>
          <w:spacing w:val="-1"/>
        </w:rPr>
        <w:t xml:space="preserve"> </w:t>
      </w:r>
      <w:r>
        <w:rPr>
          <w:b/>
          <w:bCs/>
          <w:spacing w:val="-2"/>
        </w:rPr>
        <w:t>Feedback</w:t>
      </w:r>
    </w:p>
    <w:p w14:paraId="61D1114E" w14:textId="77777777" w:rsidR="001E3791" w:rsidRPr="009C4FEF" w:rsidRDefault="001E3791" w:rsidP="001E3791">
      <w:pPr>
        <w:pStyle w:val="BodyText"/>
        <w:kinsoku w:val="0"/>
        <w:overflowPunct w:val="0"/>
        <w:ind w:left="500" w:right="115"/>
      </w:pPr>
      <w:r>
        <w:t>The Initiator will complete the New Program Proposal Form and submit it to the College Council Co-Chairs to be placed on a future College Council agenda for discussion and feedback based on the proposed new program’s relationship to the district’s mission, and how well it facilitates and/or addresses Institutional Goals or Objectives, or a clear student, community, or labor market need. The College Council</w:t>
      </w:r>
      <w:r>
        <w:rPr>
          <w:spacing w:val="-4"/>
        </w:rPr>
        <w:t xml:space="preserve"> </w:t>
      </w:r>
      <w:r>
        <w:t>Co-Chairs</w:t>
      </w:r>
      <w:r>
        <w:rPr>
          <w:spacing w:val="-3"/>
        </w:rPr>
        <w:t xml:space="preserve"> </w:t>
      </w:r>
      <w:r>
        <w:t>will</w:t>
      </w:r>
      <w:r>
        <w:rPr>
          <w:spacing w:val="-3"/>
        </w:rPr>
        <w:t xml:space="preserve"> </w:t>
      </w:r>
      <w:r>
        <w:t>also</w:t>
      </w:r>
      <w:r>
        <w:rPr>
          <w:spacing w:val="-2"/>
        </w:rPr>
        <w:t xml:space="preserve"> </w:t>
      </w:r>
      <w:r>
        <w:t>forward</w:t>
      </w:r>
      <w:r>
        <w:rPr>
          <w:spacing w:val="-5"/>
        </w:rPr>
        <w:t xml:space="preserve"> </w:t>
      </w:r>
      <w:r>
        <w:t>the</w:t>
      </w:r>
      <w:r>
        <w:rPr>
          <w:spacing w:val="-5"/>
        </w:rPr>
        <w:t xml:space="preserve"> </w:t>
      </w:r>
      <w:r>
        <w:t>New</w:t>
      </w:r>
      <w:r>
        <w:rPr>
          <w:spacing w:val="-6"/>
        </w:rPr>
        <w:t xml:space="preserve"> </w:t>
      </w:r>
      <w:r>
        <w:t>Program</w:t>
      </w:r>
      <w:r>
        <w:rPr>
          <w:spacing w:val="-2"/>
        </w:rPr>
        <w:t xml:space="preserve"> </w:t>
      </w:r>
      <w:r>
        <w:t>Proposal</w:t>
      </w:r>
      <w:r>
        <w:rPr>
          <w:spacing w:val="-4"/>
        </w:rPr>
        <w:t xml:space="preserve"> </w:t>
      </w:r>
      <w:r>
        <w:t>Form</w:t>
      </w:r>
      <w:r>
        <w:rPr>
          <w:spacing w:val="-3"/>
        </w:rPr>
        <w:t xml:space="preserve"> </w:t>
      </w:r>
      <w:r>
        <w:t>to</w:t>
      </w:r>
      <w:r>
        <w:rPr>
          <w:spacing w:val="-3"/>
        </w:rPr>
        <w:t xml:space="preserve"> </w:t>
      </w:r>
      <w:r>
        <w:t>the</w:t>
      </w:r>
      <w:r>
        <w:rPr>
          <w:spacing w:val="-3"/>
        </w:rPr>
        <w:t xml:space="preserve"> </w:t>
      </w:r>
      <w:r>
        <w:t>Planning and Budget Co-Chairs. The Curriculum Committee Chair will be notified after the completion of Stage II.</w:t>
      </w:r>
    </w:p>
    <w:p w14:paraId="2C91B7A0" w14:textId="77777777" w:rsidR="001E3791" w:rsidRPr="009C4FEF" w:rsidRDefault="001E3791" w:rsidP="001E3791">
      <w:pPr>
        <w:pStyle w:val="BodyText"/>
        <w:kinsoku w:val="0"/>
        <w:overflowPunct w:val="0"/>
      </w:pPr>
    </w:p>
    <w:p w14:paraId="6D3E4A3E" w14:textId="77777777" w:rsidR="001E3791" w:rsidRPr="009C4FEF" w:rsidRDefault="001E3791" w:rsidP="001E3791">
      <w:pPr>
        <w:pStyle w:val="BodyText"/>
        <w:kinsoku w:val="0"/>
        <w:overflowPunct w:val="0"/>
        <w:spacing w:before="1"/>
      </w:pPr>
    </w:p>
    <w:p w14:paraId="09B3138E" w14:textId="77777777" w:rsidR="001E3791" w:rsidRPr="009C4FEF" w:rsidRDefault="001E3791" w:rsidP="001E3791">
      <w:pPr>
        <w:pStyle w:val="BodyText"/>
        <w:kinsoku w:val="0"/>
        <w:overflowPunct w:val="0"/>
        <w:ind w:left="140"/>
        <w:jc w:val="both"/>
        <w:rPr>
          <w:b/>
          <w:bCs/>
          <w:spacing w:val="-2"/>
        </w:rPr>
      </w:pPr>
      <w:r>
        <w:rPr>
          <w:b/>
          <w:bCs/>
        </w:rPr>
        <w:t>STAGE</w:t>
      </w:r>
      <w:r>
        <w:rPr>
          <w:b/>
          <w:bCs/>
          <w:spacing w:val="-3"/>
        </w:rPr>
        <w:t xml:space="preserve"> </w:t>
      </w:r>
      <w:r>
        <w:rPr>
          <w:b/>
          <w:bCs/>
        </w:rPr>
        <w:t>III:</w:t>
      </w:r>
      <w:r>
        <w:rPr>
          <w:b/>
          <w:bCs/>
          <w:spacing w:val="-3"/>
        </w:rPr>
        <w:t xml:space="preserve"> </w:t>
      </w:r>
      <w:r>
        <w:rPr>
          <w:b/>
          <w:bCs/>
        </w:rPr>
        <w:t>Planning</w:t>
      </w:r>
      <w:r>
        <w:rPr>
          <w:b/>
          <w:bCs/>
          <w:spacing w:val="-4"/>
        </w:rPr>
        <w:t xml:space="preserve"> </w:t>
      </w:r>
      <w:r>
        <w:rPr>
          <w:b/>
          <w:bCs/>
        </w:rPr>
        <w:t>&amp; Budget</w:t>
      </w:r>
      <w:r>
        <w:rPr>
          <w:b/>
          <w:bCs/>
          <w:spacing w:val="-1"/>
        </w:rPr>
        <w:t xml:space="preserve"> </w:t>
      </w:r>
      <w:r>
        <w:rPr>
          <w:b/>
          <w:bCs/>
        </w:rPr>
        <w:t>Committee</w:t>
      </w:r>
      <w:r>
        <w:rPr>
          <w:b/>
          <w:bCs/>
          <w:spacing w:val="2"/>
        </w:rPr>
        <w:t xml:space="preserve"> </w:t>
      </w:r>
      <w:r>
        <w:rPr>
          <w:b/>
          <w:bCs/>
        </w:rPr>
        <w:t>Endorsement</w:t>
      </w:r>
      <w:r>
        <w:rPr>
          <w:b/>
          <w:bCs/>
          <w:spacing w:val="-4"/>
        </w:rPr>
        <w:t xml:space="preserve"> </w:t>
      </w:r>
      <w:r>
        <w:rPr>
          <w:b/>
          <w:bCs/>
        </w:rPr>
        <w:t xml:space="preserve">and </w:t>
      </w:r>
      <w:r>
        <w:rPr>
          <w:b/>
          <w:bCs/>
          <w:spacing w:val="-2"/>
        </w:rPr>
        <w:t>Feedback</w:t>
      </w:r>
    </w:p>
    <w:p w14:paraId="3601D8C6" w14:textId="77777777" w:rsidR="001E3791" w:rsidRPr="009C4FEF" w:rsidRDefault="001E3791" w:rsidP="001E3791">
      <w:pPr>
        <w:pStyle w:val="BodyText"/>
        <w:kinsoku w:val="0"/>
        <w:overflowPunct w:val="0"/>
        <w:ind w:left="500" w:right="362"/>
        <w:jc w:val="both"/>
      </w:pPr>
      <w:r>
        <w:t>The</w:t>
      </w:r>
      <w:r>
        <w:rPr>
          <w:spacing w:val="-2"/>
        </w:rPr>
        <w:t xml:space="preserve"> </w:t>
      </w:r>
      <w:r>
        <w:t>Planning</w:t>
      </w:r>
      <w:r>
        <w:rPr>
          <w:spacing w:val="-3"/>
        </w:rPr>
        <w:t xml:space="preserve"> </w:t>
      </w:r>
      <w:r>
        <w:t>&amp;</w:t>
      </w:r>
      <w:r>
        <w:rPr>
          <w:spacing w:val="-4"/>
        </w:rPr>
        <w:t xml:space="preserve"> </w:t>
      </w:r>
      <w:r>
        <w:t>Budget Co-chairs</w:t>
      </w:r>
      <w:r>
        <w:rPr>
          <w:spacing w:val="-3"/>
        </w:rPr>
        <w:t xml:space="preserve"> </w:t>
      </w:r>
      <w:r>
        <w:t>will</w:t>
      </w:r>
      <w:r>
        <w:rPr>
          <w:spacing w:val="-4"/>
        </w:rPr>
        <w:t xml:space="preserve"> </w:t>
      </w:r>
      <w:r>
        <w:t>place</w:t>
      </w:r>
      <w:r>
        <w:rPr>
          <w:spacing w:val="-2"/>
        </w:rPr>
        <w:t xml:space="preserve"> </w:t>
      </w:r>
      <w:r>
        <w:t>the</w:t>
      </w:r>
      <w:r>
        <w:rPr>
          <w:spacing w:val="-4"/>
        </w:rPr>
        <w:t xml:space="preserve"> </w:t>
      </w:r>
      <w:r>
        <w:t>New</w:t>
      </w:r>
      <w:r>
        <w:rPr>
          <w:spacing w:val="-3"/>
        </w:rPr>
        <w:t xml:space="preserve"> </w:t>
      </w:r>
      <w:r>
        <w:t>Program</w:t>
      </w:r>
      <w:r>
        <w:rPr>
          <w:spacing w:val="-1"/>
        </w:rPr>
        <w:t xml:space="preserve"> </w:t>
      </w:r>
      <w:r>
        <w:t>Proposal</w:t>
      </w:r>
      <w:r>
        <w:rPr>
          <w:spacing w:val="-2"/>
        </w:rPr>
        <w:t xml:space="preserve"> </w:t>
      </w:r>
      <w:r>
        <w:t>Form</w:t>
      </w:r>
      <w:r>
        <w:rPr>
          <w:spacing w:val="-4"/>
        </w:rPr>
        <w:t xml:space="preserve"> </w:t>
      </w:r>
      <w:r>
        <w:t>on</w:t>
      </w:r>
      <w:r>
        <w:rPr>
          <w:spacing w:val="-4"/>
        </w:rPr>
        <w:t xml:space="preserve"> </w:t>
      </w:r>
      <w:r>
        <w:t>a future</w:t>
      </w:r>
      <w:r>
        <w:rPr>
          <w:spacing w:val="-1"/>
        </w:rPr>
        <w:t xml:space="preserve"> </w:t>
      </w:r>
      <w:r>
        <w:t>committee</w:t>
      </w:r>
      <w:r>
        <w:rPr>
          <w:spacing w:val="-2"/>
        </w:rPr>
        <w:t xml:space="preserve"> </w:t>
      </w:r>
      <w:r>
        <w:t>agenda</w:t>
      </w:r>
      <w:r>
        <w:rPr>
          <w:spacing w:val="-1"/>
        </w:rPr>
        <w:t xml:space="preserve"> </w:t>
      </w:r>
      <w:r>
        <w:t>for</w:t>
      </w:r>
      <w:r>
        <w:rPr>
          <w:spacing w:val="-1"/>
        </w:rPr>
        <w:t xml:space="preserve"> </w:t>
      </w:r>
      <w:r>
        <w:t>discussion, feedback and</w:t>
      </w:r>
      <w:r>
        <w:rPr>
          <w:spacing w:val="-2"/>
        </w:rPr>
        <w:t xml:space="preserve"> </w:t>
      </w:r>
      <w:r>
        <w:t>endorsement</w:t>
      </w:r>
      <w:r>
        <w:rPr>
          <w:spacing w:val="-2"/>
        </w:rPr>
        <w:t xml:space="preserve"> </w:t>
      </w:r>
      <w:r>
        <w:t>based</w:t>
      </w:r>
      <w:r>
        <w:rPr>
          <w:spacing w:val="-1"/>
        </w:rPr>
        <w:t xml:space="preserve"> </w:t>
      </w:r>
      <w:r>
        <w:t>on</w:t>
      </w:r>
      <w:r>
        <w:rPr>
          <w:spacing w:val="-1"/>
        </w:rPr>
        <w:t xml:space="preserve"> </w:t>
      </w:r>
      <w:r>
        <w:t>the proposed new program’s fiscal feasibility and sustainability.</w:t>
      </w:r>
    </w:p>
    <w:p w14:paraId="7FE5E184" w14:textId="77777777" w:rsidR="001E3791" w:rsidRPr="009C4FEF" w:rsidRDefault="001E3791" w:rsidP="001E3791">
      <w:pPr>
        <w:pStyle w:val="BodyText"/>
        <w:kinsoku w:val="0"/>
        <w:overflowPunct w:val="0"/>
        <w:spacing w:before="1"/>
      </w:pPr>
    </w:p>
    <w:p w14:paraId="310990FF" w14:textId="77777777" w:rsidR="001E3791" w:rsidRPr="009C4FEF" w:rsidRDefault="001E3791" w:rsidP="001E3791">
      <w:pPr>
        <w:pStyle w:val="BodyText"/>
        <w:kinsoku w:val="0"/>
        <w:overflowPunct w:val="0"/>
        <w:ind w:left="500" w:right="148"/>
      </w:pPr>
      <w:r>
        <w:t>In</w:t>
      </w:r>
      <w:r>
        <w:rPr>
          <w:spacing w:val="-3"/>
        </w:rPr>
        <w:t xml:space="preserve"> </w:t>
      </w:r>
      <w:r>
        <w:t>this</w:t>
      </w:r>
      <w:r>
        <w:rPr>
          <w:spacing w:val="-5"/>
        </w:rPr>
        <w:t xml:space="preserve"> </w:t>
      </w:r>
      <w:r>
        <w:t>stage</w:t>
      </w:r>
      <w:r>
        <w:rPr>
          <w:spacing w:val="-4"/>
        </w:rPr>
        <w:t xml:space="preserve"> </w:t>
      </w:r>
      <w:r>
        <w:t>the</w:t>
      </w:r>
      <w:r>
        <w:rPr>
          <w:spacing w:val="-4"/>
        </w:rPr>
        <w:t xml:space="preserve"> </w:t>
      </w:r>
      <w:r>
        <w:t>Planning</w:t>
      </w:r>
      <w:r>
        <w:rPr>
          <w:spacing w:val="-4"/>
        </w:rPr>
        <w:t xml:space="preserve"> </w:t>
      </w:r>
      <w:r>
        <w:t>&amp;</w:t>
      </w:r>
      <w:r>
        <w:rPr>
          <w:spacing w:val="-5"/>
        </w:rPr>
        <w:t xml:space="preserve"> </w:t>
      </w:r>
      <w:r>
        <w:t>Budget</w:t>
      </w:r>
      <w:r>
        <w:rPr>
          <w:spacing w:val="-4"/>
        </w:rPr>
        <w:t xml:space="preserve"> </w:t>
      </w:r>
      <w:r>
        <w:t>Committee</w:t>
      </w:r>
      <w:r>
        <w:rPr>
          <w:spacing w:val="-4"/>
        </w:rPr>
        <w:t xml:space="preserve"> </w:t>
      </w:r>
      <w:r>
        <w:t>should</w:t>
      </w:r>
      <w:r>
        <w:rPr>
          <w:spacing w:val="-4"/>
        </w:rPr>
        <w:t xml:space="preserve"> </w:t>
      </w:r>
      <w:r>
        <w:t>only</w:t>
      </w:r>
      <w:r>
        <w:rPr>
          <w:spacing w:val="-5"/>
        </w:rPr>
        <w:t xml:space="preserve"> </w:t>
      </w:r>
      <w:r>
        <w:t>be</w:t>
      </w:r>
      <w:r>
        <w:rPr>
          <w:spacing w:val="-4"/>
        </w:rPr>
        <w:t xml:space="preserve"> </w:t>
      </w:r>
      <w:r>
        <w:t>considering</w:t>
      </w:r>
      <w:r>
        <w:rPr>
          <w:spacing w:val="-4"/>
        </w:rPr>
        <w:t xml:space="preserve"> </w:t>
      </w:r>
      <w:r>
        <w:t>whether the district has the necessary resources to initiate the proposed new program and sustain it into the future.</w:t>
      </w:r>
    </w:p>
    <w:p w14:paraId="570C4CD8" w14:textId="77777777" w:rsidR="001E3791" w:rsidRPr="009C4FEF" w:rsidRDefault="001E3791" w:rsidP="001E3791">
      <w:pPr>
        <w:pStyle w:val="BodyText"/>
        <w:kinsoku w:val="0"/>
        <w:overflowPunct w:val="0"/>
        <w:spacing w:before="10"/>
      </w:pPr>
    </w:p>
    <w:p w14:paraId="0DECDBE1" w14:textId="77777777" w:rsidR="001E3791" w:rsidRPr="009C4FEF" w:rsidRDefault="001E3791" w:rsidP="001E3791">
      <w:pPr>
        <w:pStyle w:val="BodyText"/>
        <w:kinsoku w:val="0"/>
        <w:overflowPunct w:val="0"/>
        <w:ind w:left="140" w:right="755"/>
        <w:jc w:val="both"/>
        <w:rPr>
          <w:i/>
          <w:iCs/>
        </w:rPr>
      </w:pPr>
      <w:r>
        <w:rPr>
          <w:i/>
          <w:iCs/>
          <w:sz w:val="22"/>
          <w:szCs w:val="22"/>
        </w:rPr>
        <w:t>If</w:t>
      </w:r>
      <w:r>
        <w:rPr>
          <w:i/>
          <w:iCs/>
          <w:spacing w:val="-4"/>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5"/>
          <w:sz w:val="22"/>
          <w:szCs w:val="22"/>
        </w:rPr>
        <w:t xml:space="preserve"> </w:t>
      </w:r>
      <w:r>
        <w:rPr>
          <w:i/>
          <w:iCs/>
          <w:sz w:val="22"/>
          <w:szCs w:val="22"/>
        </w:rPr>
        <w:t>be</w:t>
      </w:r>
      <w:r>
        <w:rPr>
          <w:i/>
          <w:iCs/>
          <w:spacing w:val="-2"/>
          <w:sz w:val="22"/>
          <w:szCs w:val="22"/>
        </w:rPr>
        <w:t xml:space="preserve"> </w:t>
      </w:r>
      <w:r>
        <w:rPr>
          <w:i/>
          <w:iCs/>
          <w:sz w:val="22"/>
          <w:szCs w:val="22"/>
        </w:rPr>
        <w:t>provided</w:t>
      </w:r>
      <w:r>
        <w:rPr>
          <w:i/>
          <w:iCs/>
          <w:spacing w:val="-2"/>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Initiator</w:t>
      </w:r>
      <w:r>
        <w:rPr>
          <w:i/>
          <w:iCs/>
          <w:spacing w:val="-3"/>
          <w:sz w:val="22"/>
          <w:szCs w:val="22"/>
        </w:rPr>
        <w:t xml:space="preserve"> </w:t>
      </w:r>
      <w:r>
        <w:rPr>
          <w:i/>
          <w:iCs/>
          <w:sz w:val="22"/>
          <w:szCs w:val="22"/>
        </w:rPr>
        <w:t>and</w:t>
      </w:r>
      <w:r>
        <w:rPr>
          <w:i/>
          <w:iCs/>
          <w:spacing w:val="-5"/>
          <w:sz w:val="22"/>
          <w:szCs w:val="22"/>
        </w:rPr>
        <w:t xml:space="preserve"> </w:t>
      </w:r>
      <w:r>
        <w:rPr>
          <w:i/>
          <w:iCs/>
          <w:sz w:val="22"/>
          <w:szCs w:val="22"/>
        </w:rPr>
        <w:t>to College Council</w:t>
      </w:r>
      <w:r>
        <w:rPr>
          <w:i/>
          <w:iCs/>
        </w:rPr>
        <w:t>.</w:t>
      </w:r>
    </w:p>
    <w:p w14:paraId="52BBFF4F" w14:textId="77777777" w:rsidR="001E3791" w:rsidRPr="009C4FEF" w:rsidRDefault="001E3791" w:rsidP="001E3791">
      <w:pPr>
        <w:pStyle w:val="BodyText"/>
        <w:kinsoku w:val="0"/>
        <w:overflowPunct w:val="0"/>
        <w:ind w:left="140" w:right="755"/>
        <w:jc w:val="both"/>
        <w:rPr>
          <w:i/>
          <w:iCs/>
        </w:rPr>
        <w:sectPr w:rsidR="001E3791" w:rsidRPr="009C4FEF" w:rsidSect="001E3791">
          <w:footerReference w:type="default" r:id="rId7"/>
          <w:pgSz w:w="12240" w:h="15840"/>
          <w:pgMar w:top="1000" w:right="1360" w:bottom="280" w:left="1300" w:header="720" w:footer="720" w:gutter="0"/>
          <w:cols w:space="720"/>
          <w:noEndnote/>
        </w:sectPr>
      </w:pPr>
    </w:p>
    <w:p w14:paraId="113E58DD" w14:textId="77777777" w:rsidR="001E3791" w:rsidRPr="009C4FEF" w:rsidRDefault="001E3791" w:rsidP="001E3791">
      <w:pPr>
        <w:pStyle w:val="BodyText"/>
        <w:kinsoku w:val="0"/>
        <w:overflowPunct w:val="0"/>
        <w:spacing w:before="80"/>
        <w:ind w:left="140"/>
        <w:jc w:val="both"/>
        <w:rPr>
          <w:b/>
          <w:bCs/>
          <w:spacing w:val="-2"/>
        </w:rPr>
      </w:pPr>
      <w:r>
        <w:rPr>
          <w:b/>
          <w:bCs/>
        </w:rPr>
        <w:lastRenderedPageBreak/>
        <w:t>STAGE</w:t>
      </w:r>
      <w:r>
        <w:rPr>
          <w:b/>
          <w:bCs/>
          <w:spacing w:val="-4"/>
        </w:rPr>
        <w:t xml:space="preserve"> </w:t>
      </w:r>
      <w:r>
        <w:rPr>
          <w:b/>
          <w:bCs/>
        </w:rPr>
        <w:t>IV:</w:t>
      </w:r>
      <w:r>
        <w:rPr>
          <w:b/>
          <w:bCs/>
          <w:spacing w:val="-1"/>
        </w:rPr>
        <w:t xml:space="preserve"> </w:t>
      </w:r>
      <w:r>
        <w:rPr>
          <w:b/>
          <w:bCs/>
        </w:rPr>
        <w:t>Academic</w:t>
      </w:r>
      <w:r>
        <w:rPr>
          <w:b/>
          <w:bCs/>
          <w:spacing w:val="-3"/>
        </w:rPr>
        <w:t xml:space="preserve"> </w:t>
      </w:r>
      <w:r>
        <w:rPr>
          <w:b/>
          <w:bCs/>
        </w:rPr>
        <w:t>Senate</w:t>
      </w:r>
      <w:r>
        <w:rPr>
          <w:b/>
          <w:bCs/>
          <w:spacing w:val="-2"/>
        </w:rPr>
        <w:t xml:space="preserve"> </w:t>
      </w:r>
      <w:r>
        <w:rPr>
          <w:b/>
          <w:bCs/>
        </w:rPr>
        <w:t>Endorsement</w:t>
      </w:r>
      <w:r>
        <w:rPr>
          <w:b/>
          <w:bCs/>
          <w:spacing w:val="-2"/>
        </w:rPr>
        <w:t xml:space="preserve"> </w:t>
      </w:r>
      <w:r>
        <w:rPr>
          <w:b/>
          <w:bCs/>
        </w:rPr>
        <w:t>and</w:t>
      </w:r>
      <w:r>
        <w:rPr>
          <w:b/>
          <w:bCs/>
          <w:spacing w:val="-1"/>
        </w:rPr>
        <w:t xml:space="preserve"> </w:t>
      </w:r>
      <w:r>
        <w:rPr>
          <w:b/>
          <w:bCs/>
          <w:spacing w:val="-2"/>
        </w:rPr>
        <w:t>Feedback</w:t>
      </w:r>
    </w:p>
    <w:p w14:paraId="1FE3BDA0" w14:textId="77777777" w:rsidR="001E3791" w:rsidRPr="009C4FEF" w:rsidRDefault="001E3791" w:rsidP="001E3791">
      <w:pPr>
        <w:pStyle w:val="BodyText"/>
        <w:kinsoku w:val="0"/>
        <w:overflowPunct w:val="0"/>
        <w:ind w:left="500" w:right="655"/>
        <w:jc w:val="both"/>
        <w:rPr>
          <w:spacing w:val="-2"/>
        </w:rPr>
      </w:pPr>
      <w:r>
        <w:t>Proposed</w:t>
      </w:r>
      <w:r>
        <w:rPr>
          <w:spacing w:val="-2"/>
        </w:rPr>
        <w:t xml:space="preserve"> </w:t>
      </w:r>
      <w:r>
        <w:t>new</w:t>
      </w:r>
      <w:r>
        <w:rPr>
          <w:spacing w:val="-3"/>
        </w:rPr>
        <w:t xml:space="preserve"> </w:t>
      </w:r>
      <w:r>
        <w:t>programs</w:t>
      </w:r>
      <w:r>
        <w:rPr>
          <w:spacing w:val="-2"/>
        </w:rPr>
        <w:t xml:space="preserve"> </w:t>
      </w:r>
      <w:r>
        <w:t>should</w:t>
      </w:r>
      <w:r>
        <w:rPr>
          <w:spacing w:val="-2"/>
        </w:rPr>
        <w:t xml:space="preserve"> </w:t>
      </w:r>
      <w:r>
        <w:t>submit</w:t>
      </w:r>
      <w:r>
        <w:rPr>
          <w:spacing w:val="-3"/>
        </w:rPr>
        <w:t xml:space="preserve"> </w:t>
      </w:r>
      <w:r>
        <w:t>the</w:t>
      </w:r>
      <w:r>
        <w:rPr>
          <w:spacing w:val="-4"/>
        </w:rPr>
        <w:t xml:space="preserve"> </w:t>
      </w:r>
      <w:r>
        <w:t>New</w:t>
      </w:r>
      <w:r>
        <w:rPr>
          <w:spacing w:val="-2"/>
        </w:rPr>
        <w:t xml:space="preserve"> </w:t>
      </w:r>
      <w:r>
        <w:t>Program Proposal</w:t>
      </w:r>
      <w:r>
        <w:rPr>
          <w:spacing w:val="-2"/>
        </w:rPr>
        <w:t xml:space="preserve"> </w:t>
      </w:r>
      <w:r>
        <w:t>Form</w:t>
      </w:r>
      <w:r>
        <w:rPr>
          <w:spacing w:val="-2"/>
        </w:rPr>
        <w:t xml:space="preserve"> </w:t>
      </w:r>
      <w:r>
        <w:t>to</w:t>
      </w:r>
      <w:r>
        <w:rPr>
          <w:spacing w:val="-4"/>
        </w:rPr>
        <w:t xml:space="preserve"> </w:t>
      </w:r>
      <w:r>
        <w:t>the Academic Senate President to be placed on a future Academic Senate Council agenda</w:t>
      </w:r>
      <w:r>
        <w:rPr>
          <w:spacing w:val="-7"/>
        </w:rPr>
        <w:t xml:space="preserve"> </w:t>
      </w:r>
      <w:r>
        <w:t>for</w:t>
      </w:r>
      <w:r>
        <w:rPr>
          <w:spacing w:val="-2"/>
        </w:rPr>
        <w:t xml:space="preserve"> </w:t>
      </w:r>
      <w:r>
        <w:t>discussion,</w:t>
      </w:r>
      <w:r>
        <w:rPr>
          <w:spacing w:val="-4"/>
        </w:rPr>
        <w:t xml:space="preserve"> </w:t>
      </w:r>
      <w:r>
        <w:t>feedback</w:t>
      </w:r>
      <w:r>
        <w:rPr>
          <w:spacing w:val="-4"/>
        </w:rPr>
        <w:t xml:space="preserve"> </w:t>
      </w:r>
      <w:r>
        <w:t>and</w:t>
      </w:r>
      <w:r>
        <w:rPr>
          <w:spacing w:val="-1"/>
        </w:rPr>
        <w:t xml:space="preserve"> </w:t>
      </w:r>
      <w:r>
        <w:t>endorsement</w:t>
      </w:r>
      <w:r>
        <w:rPr>
          <w:spacing w:val="-1"/>
        </w:rPr>
        <w:t xml:space="preserve"> </w:t>
      </w:r>
      <w:r>
        <w:t>in</w:t>
      </w:r>
      <w:r>
        <w:rPr>
          <w:spacing w:val="-4"/>
        </w:rPr>
        <w:t xml:space="preserve"> </w:t>
      </w:r>
      <w:r>
        <w:t>accordance</w:t>
      </w:r>
      <w:r>
        <w:rPr>
          <w:spacing w:val="-2"/>
        </w:rPr>
        <w:t xml:space="preserve"> </w:t>
      </w:r>
      <w:r>
        <w:t>with</w:t>
      </w:r>
      <w:r>
        <w:rPr>
          <w:spacing w:val="-2"/>
        </w:rPr>
        <w:t xml:space="preserve"> BP2510.</w:t>
      </w:r>
    </w:p>
    <w:p w14:paraId="7EEE6475" w14:textId="77777777" w:rsidR="001E3791" w:rsidRPr="009C4FEF" w:rsidRDefault="001E3791" w:rsidP="001E3791">
      <w:pPr>
        <w:pStyle w:val="BodyText"/>
        <w:kinsoku w:val="0"/>
        <w:overflowPunct w:val="0"/>
      </w:pPr>
    </w:p>
    <w:p w14:paraId="1A90EBB2" w14:textId="77777777" w:rsidR="001E3791" w:rsidRPr="00B066B0" w:rsidRDefault="001E3791" w:rsidP="001E3791">
      <w:pPr>
        <w:pStyle w:val="BodyText"/>
        <w:kinsoku w:val="0"/>
        <w:overflowPunct w:val="0"/>
        <w:ind w:left="500" w:right="186"/>
        <w:rPr>
          <w:i/>
          <w:iCs/>
          <w:sz w:val="22"/>
          <w:szCs w:val="22"/>
        </w:rPr>
      </w:pPr>
      <w:r>
        <w:rPr>
          <w:i/>
          <w:iCs/>
          <w:sz w:val="22"/>
          <w:szCs w:val="22"/>
        </w:rPr>
        <w:t>If</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endorsement</w:t>
      </w:r>
      <w:r>
        <w:rPr>
          <w:i/>
          <w:iCs/>
          <w:spacing w:val="-1"/>
          <w:sz w:val="22"/>
          <w:szCs w:val="22"/>
        </w:rPr>
        <w:t xml:space="preserve"> </w:t>
      </w:r>
      <w:r>
        <w:rPr>
          <w:i/>
          <w:iCs/>
          <w:sz w:val="22"/>
          <w:szCs w:val="22"/>
        </w:rPr>
        <w:t>is</w:t>
      </w:r>
      <w:r>
        <w:rPr>
          <w:i/>
          <w:iCs/>
          <w:spacing w:val="-3"/>
          <w:sz w:val="22"/>
          <w:szCs w:val="22"/>
        </w:rPr>
        <w:t xml:space="preserve"> </w:t>
      </w:r>
      <w:r>
        <w:rPr>
          <w:i/>
          <w:iCs/>
          <w:sz w:val="22"/>
          <w:szCs w:val="22"/>
        </w:rPr>
        <w:t>not</w:t>
      </w:r>
      <w:r>
        <w:rPr>
          <w:i/>
          <w:iCs/>
          <w:spacing w:val="-2"/>
          <w:sz w:val="22"/>
          <w:szCs w:val="22"/>
        </w:rPr>
        <w:t xml:space="preserve"> </w:t>
      </w:r>
      <w:r>
        <w:rPr>
          <w:i/>
          <w:iCs/>
          <w:sz w:val="22"/>
          <w:szCs w:val="22"/>
        </w:rPr>
        <w:t>given,</w:t>
      </w:r>
      <w:r>
        <w:rPr>
          <w:i/>
          <w:iCs/>
          <w:spacing w:val="-4"/>
          <w:sz w:val="22"/>
          <w:szCs w:val="22"/>
        </w:rPr>
        <w:t xml:space="preserve"> </w:t>
      </w:r>
      <w:r>
        <w:rPr>
          <w:i/>
          <w:iCs/>
          <w:sz w:val="22"/>
          <w:szCs w:val="22"/>
        </w:rPr>
        <w:t>feedback</w:t>
      </w:r>
      <w:r>
        <w:rPr>
          <w:i/>
          <w:iCs/>
          <w:spacing w:val="-3"/>
          <w:sz w:val="22"/>
          <w:szCs w:val="22"/>
        </w:rPr>
        <w:t xml:space="preserve"> </w:t>
      </w:r>
      <w:r>
        <w:rPr>
          <w:i/>
          <w:iCs/>
          <w:sz w:val="22"/>
          <w:szCs w:val="22"/>
        </w:rPr>
        <w:t>of</w:t>
      </w:r>
      <w:r>
        <w:rPr>
          <w:i/>
          <w:iCs/>
          <w:spacing w:val="-5"/>
          <w:sz w:val="22"/>
          <w:szCs w:val="22"/>
        </w:rPr>
        <w:t xml:space="preserve"> </w:t>
      </w:r>
      <w:r>
        <w:rPr>
          <w:i/>
          <w:iCs/>
          <w:sz w:val="22"/>
          <w:szCs w:val="22"/>
        </w:rPr>
        <w:t>the</w:t>
      </w:r>
      <w:r>
        <w:rPr>
          <w:i/>
          <w:iCs/>
          <w:spacing w:val="-4"/>
          <w:sz w:val="22"/>
          <w:szCs w:val="22"/>
        </w:rPr>
        <w:t xml:space="preserve"> </w:t>
      </w:r>
      <w:r>
        <w:rPr>
          <w:i/>
          <w:iCs/>
          <w:sz w:val="22"/>
          <w:szCs w:val="22"/>
        </w:rPr>
        <w:t>concerns/issues will</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provided</w:t>
      </w:r>
      <w:r>
        <w:rPr>
          <w:i/>
          <w:iCs/>
          <w:spacing w:val="-4"/>
          <w:sz w:val="22"/>
          <w:szCs w:val="22"/>
        </w:rPr>
        <w:t xml:space="preserve"> </w:t>
      </w:r>
      <w:r>
        <w:rPr>
          <w:i/>
          <w:iCs/>
          <w:sz w:val="22"/>
          <w:szCs w:val="22"/>
        </w:rPr>
        <w:t>to</w:t>
      </w:r>
      <w:r>
        <w:rPr>
          <w:i/>
          <w:iCs/>
          <w:spacing w:val="-4"/>
          <w:sz w:val="22"/>
          <w:szCs w:val="22"/>
        </w:rPr>
        <w:t xml:space="preserve"> </w:t>
      </w:r>
      <w:r>
        <w:rPr>
          <w:i/>
          <w:iCs/>
          <w:sz w:val="22"/>
          <w:szCs w:val="22"/>
        </w:rPr>
        <w:t>the</w:t>
      </w:r>
      <w:r>
        <w:rPr>
          <w:i/>
          <w:iCs/>
          <w:spacing w:val="-2"/>
          <w:sz w:val="22"/>
          <w:szCs w:val="22"/>
        </w:rPr>
        <w:t xml:space="preserve"> </w:t>
      </w:r>
      <w:r>
        <w:rPr>
          <w:i/>
          <w:iCs/>
          <w:sz w:val="22"/>
          <w:szCs w:val="22"/>
        </w:rPr>
        <w:t>Initiator</w:t>
      </w:r>
      <w:r>
        <w:rPr>
          <w:i/>
          <w:iCs/>
          <w:spacing w:val="-3"/>
          <w:sz w:val="22"/>
          <w:szCs w:val="22"/>
        </w:rPr>
        <w:t xml:space="preserve"> </w:t>
      </w:r>
      <w:r>
        <w:rPr>
          <w:i/>
          <w:iCs/>
          <w:sz w:val="22"/>
          <w:szCs w:val="22"/>
        </w:rPr>
        <w:t>and to College Council.</w:t>
      </w:r>
    </w:p>
    <w:p w14:paraId="44AEC3A3" w14:textId="77777777" w:rsidR="001E3791" w:rsidRPr="009C4FEF" w:rsidRDefault="001E3791" w:rsidP="001E3791">
      <w:pPr>
        <w:pStyle w:val="BodyText"/>
        <w:kinsoku w:val="0"/>
        <w:overflowPunct w:val="0"/>
        <w:spacing w:before="1"/>
        <w:rPr>
          <w:i/>
          <w:iCs/>
        </w:rPr>
      </w:pPr>
    </w:p>
    <w:p w14:paraId="7F9411FD" w14:textId="77777777" w:rsidR="001E3791" w:rsidRPr="009C4FEF" w:rsidRDefault="001E3791" w:rsidP="001E3791">
      <w:pPr>
        <w:pStyle w:val="BodyText"/>
        <w:kinsoku w:val="0"/>
        <w:overflowPunct w:val="0"/>
        <w:spacing w:before="1"/>
        <w:ind w:left="140"/>
        <w:jc w:val="both"/>
        <w:rPr>
          <w:b/>
          <w:bCs/>
          <w:spacing w:val="-2"/>
        </w:rPr>
      </w:pPr>
      <w:r>
        <w:rPr>
          <w:b/>
          <w:bCs/>
        </w:rPr>
        <w:t>STAGE</w:t>
      </w:r>
      <w:r>
        <w:rPr>
          <w:b/>
          <w:bCs/>
          <w:spacing w:val="-5"/>
        </w:rPr>
        <w:t xml:space="preserve"> </w:t>
      </w:r>
      <w:r>
        <w:rPr>
          <w:b/>
          <w:bCs/>
        </w:rPr>
        <w:t>V:</w:t>
      </w:r>
      <w:r>
        <w:rPr>
          <w:b/>
          <w:bCs/>
          <w:spacing w:val="-2"/>
        </w:rPr>
        <w:t xml:space="preserve"> </w:t>
      </w:r>
      <w:r>
        <w:rPr>
          <w:b/>
          <w:bCs/>
        </w:rPr>
        <w:t>College</w:t>
      </w:r>
      <w:r>
        <w:rPr>
          <w:b/>
          <w:bCs/>
          <w:spacing w:val="-2"/>
        </w:rPr>
        <w:t xml:space="preserve"> </w:t>
      </w:r>
      <w:r>
        <w:rPr>
          <w:b/>
          <w:bCs/>
        </w:rPr>
        <w:t>Council</w:t>
      </w:r>
      <w:r>
        <w:rPr>
          <w:b/>
          <w:bCs/>
          <w:spacing w:val="-2"/>
        </w:rPr>
        <w:t xml:space="preserve"> Approval</w:t>
      </w:r>
    </w:p>
    <w:p w14:paraId="6E830594" w14:textId="77777777" w:rsidR="001E3791" w:rsidRPr="009C4FEF" w:rsidRDefault="001E3791" w:rsidP="001E3791">
      <w:pPr>
        <w:pStyle w:val="BodyText"/>
        <w:kinsoku w:val="0"/>
        <w:overflowPunct w:val="0"/>
        <w:ind w:left="500" w:right="148"/>
      </w:pPr>
      <w:r>
        <w:t>After</w:t>
      </w:r>
      <w:r>
        <w:rPr>
          <w:spacing w:val="-3"/>
        </w:rPr>
        <w:t xml:space="preserve"> </w:t>
      </w:r>
      <w:r>
        <w:t>completing</w:t>
      </w:r>
      <w:r>
        <w:rPr>
          <w:spacing w:val="-5"/>
        </w:rPr>
        <w:t xml:space="preserve"> </w:t>
      </w:r>
      <w:r>
        <w:t>the</w:t>
      </w:r>
      <w:r>
        <w:rPr>
          <w:spacing w:val="-3"/>
        </w:rPr>
        <w:t xml:space="preserve"> </w:t>
      </w:r>
      <w:r>
        <w:t>above stages,</w:t>
      </w:r>
      <w:r>
        <w:rPr>
          <w:spacing w:val="-3"/>
        </w:rPr>
        <w:t xml:space="preserve"> </w:t>
      </w:r>
      <w:r>
        <w:t>the</w:t>
      </w:r>
      <w:r>
        <w:rPr>
          <w:spacing w:val="-5"/>
        </w:rPr>
        <w:t xml:space="preserve"> </w:t>
      </w:r>
      <w:r>
        <w:t>proposal</w:t>
      </w:r>
      <w:r>
        <w:rPr>
          <w:spacing w:val="-4"/>
        </w:rPr>
        <w:t xml:space="preserve"> </w:t>
      </w:r>
      <w:r>
        <w:t>is</w:t>
      </w:r>
      <w:r>
        <w:rPr>
          <w:spacing w:val="-2"/>
        </w:rPr>
        <w:t xml:space="preserve"> </w:t>
      </w:r>
      <w:r>
        <w:t>brought</w:t>
      </w:r>
      <w:r>
        <w:rPr>
          <w:spacing w:val="-5"/>
        </w:rPr>
        <w:t xml:space="preserve"> </w:t>
      </w:r>
      <w:r>
        <w:t>to</w:t>
      </w:r>
      <w:r>
        <w:rPr>
          <w:spacing w:val="-2"/>
        </w:rPr>
        <w:t xml:space="preserve"> </w:t>
      </w:r>
      <w:r>
        <w:t>College</w:t>
      </w:r>
      <w:r>
        <w:rPr>
          <w:spacing w:val="-3"/>
        </w:rPr>
        <w:t xml:space="preserve"> </w:t>
      </w:r>
      <w:r>
        <w:t>Council</w:t>
      </w:r>
      <w:r>
        <w:rPr>
          <w:spacing w:val="-4"/>
        </w:rPr>
        <w:t xml:space="preserve"> </w:t>
      </w:r>
      <w:r>
        <w:t>for final discussion and approval.</w:t>
      </w:r>
    </w:p>
    <w:p w14:paraId="3379E38C" w14:textId="77777777" w:rsidR="001E3791" w:rsidRPr="009C4FEF" w:rsidRDefault="001E3791" w:rsidP="001E3791">
      <w:pPr>
        <w:pStyle w:val="BodyText"/>
        <w:kinsoku w:val="0"/>
        <w:overflowPunct w:val="0"/>
        <w:spacing w:before="11"/>
      </w:pPr>
    </w:p>
    <w:p w14:paraId="661B312C" w14:textId="77777777" w:rsidR="001E3791" w:rsidRPr="009C4FEF" w:rsidRDefault="001E3791" w:rsidP="001E3791">
      <w:pPr>
        <w:pStyle w:val="BodyText"/>
        <w:kinsoku w:val="0"/>
        <w:overflowPunct w:val="0"/>
        <w:ind w:left="140"/>
        <w:rPr>
          <w:b/>
          <w:bCs/>
          <w:spacing w:val="-2"/>
        </w:rPr>
      </w:pPr>
      <w:r>
        <w:rPr>
          <w:b/>
          <w:bCs/>
          <w:spacing w:val="-2"/>
        </w:rPr>
        <w:t>Curriculum</w:t>
      </w:r>
    </w:p>
    <w:p w14:paraId="3C3A517B" w14:textId="77777777" w:rsidR="001E3791" w:rsidRPr="009C4FEF" w:rsidRDefault="001E3791" w:rsidP="001E3791">
      <w:pPr>
        <w:pStyle w:val="BodyText"/>
        <w:kinsoku w:val="0"/>
        <w:overflowPunct w:val="0"/>
        <w:ind w:left="500" w:right="148"/>
        <w:rPr>
          <w:spacing w:val="-2"/>
        </w:rPr>
      </w:pPr>
      <w:r>
        <w:t>Curriculum</w:t>
      </w:r>
      <w:r>
        <w:rPr>
          <w:spacing w:val="-2"/>
        </w:rPr>
        <w:t xml:space="preserve"> </w:t>
      </w:r>
      <w:r>
        <w:t>work</w:t>
      </w:r>
      <w:r>
        <w:rPr>
          <w:spacing w:val="-6"/>
        </w:rPr>
        <w:t xml:space="preserve"> </w:t>
      </w:r>
      <w:r>
        <w:t>may</w:t>
      </w:r>
      <w:r>
        <w:rPr>
          <w:spacing w:val="-5"/>
        </w:rPr>
        <w:t xml:space="preserve"> </w:t>
      </w:r>
      <w:r>
        <w:t>begin</w:t>
      </w:r>
      <w:r>
        <w:rPr>
          <w:spacing w:val="-5"/>
        </w:rPr>
        <w:t xml:space="preserve"> </w:t>
      </w:r>
      <w:r>
        <w:t>after</w:t>
      </w:r>
      <w:r>
        <w:rPr>
          <w:spacing w:val="-6"/>
        </w:rPr>
        <w:t xml:space="preserve"> </w:t>
      </w:r>
      <w:r>
        <w:t>Stage</w:t>
      </w:r>
      <w:r>
        <w:rPr>
          <w:spacing w:val="-2"/>
        </w:rPr>
        <w:t xml:space="preserve"> </w:t>
      </w:r>
      <w:r>
        <w:t>II. The</w:t>
      </w:r>
      <w:r>
        <w:rPr>
          <w:spacing w:val="-4"/>
        </w:rPr>
        <w:t xml:space="preserve"> </w:t>
      </w:r>
      <w:r>
        <w:t>Initiator</w:t>
      </w:r>
      <w:r>
        <w:rPr>
          <w:spacing w:val="-2"/>
        </w:rPr>
        <w:t xml:space="preserve"> </w:t>
      </w:r>
      <w:r>
        <w:t>should</w:t>
      </w:r>
      <w:r>
        <w:rPr>
          <w:spacing w:val="-2"/>
        </w:rPr>
        <w:t xml:space="preserve"> </w:t>
      </w:r>
      <w:r>
        <w:t>be</w:t>
      </w:r>
      <w:r>
        <w:rPr>
          <w:spacing w:val="-2"/>
        </w:rPr>
        <w:t xml:space="preserve"> </w:t>
      </w:r>
      <w:r>
        <w:t>aware</w:t>
      </w:r>
      <w:r>
        <w:rPr>
          <w:spacing w:val="-2"/>
        </w:rPr>
        <w:t xml:space="preserve"> </w:t>
      </w:r>
      <w:r>
        <w:t>that</w:t>
      </w:r>
      <w:r>
        <w:rPr>
          <w:spacing w:val="-2"/>
        </w:rPr>
        <w:t xml:space="preserve"> </w:t>
      </w:r>
      <w:r>
        <w:t>a</w:t>
      </w:r>
      <w:r>
        <w:rPr>
          <w:spacing w:val="-4"/>
        </w:rPr>
        <w:t xml:space="preserve"> </w:t>
      </w:r>
      <w:r>
        <w:t xml:space="preserve">new prefix may also be desired, and should be requested as part of this process. The Curriculum Committee may not approve the curriculum until Stage V has been </w:t>
      </w:r>
      <w:r>
        <w:rPr>
          <w:spacing w:val="-2"/>
        </w:rPr>
        <w:t>completed.</w:t>
      </w:r>
    </w:p>
    <w:p w14:paraId="2454B620" w14:textId="77777777" w:rsidR="001E3791" w:rsidRPr="009C4FEF" w:rsidRDefault="001E3791">
      <w:pPr>
        <w:rPr>
          <w:rFonts w:ascii="Arial" w:hAnsi="Arial" w:cs="Arial"/>
          <w:sz w:val="24"/>
          <w:szCs w:val="24"/>
        </w:rPr>
      </w:pPr>
      <w:r>
        <w:rPr>
          <w:rFonts w:ascii="Arial" w:hAnsi="Arial" w:cs="Arial"/>
          <w:sz w:val="24"/>
          <w:szCs w:val="24"/>
        </w:rPr>
        <w:br w:type="page"/>
      </w:r>
    </w:p>
    <w:p w14:paraId="60DBA651" w14:textId="77777777" w:rsidR="001E3791" w:rsidRPr="009C4FEF" w:rsidRDefault="001E3791" w:rsidP="009C4FEF">
      <w:pPr>
        <w:pStyle w:val="Heading1"/>
      </w:pPr>
      <w:r>
        <w:lastRenderedPageBreak/>
        <w:t>New Program Proposal Form</w:t>
      </w:r>
    </w:p>
    <w:p w14:paraId="65885035" w14:textId="77777777" w:rsidR="001E3791" w:rsidRPr="009C4FEF" w:rsidRDefault="001E3791" w:rsidP="001E3791">
      <w:pPr>
        <w:pStyle w:val="BodyText"/>
        <w:kinsoku w:val="0"/>
        <w:overflowPunct w:val="0"/>
        <w:spacing w:before="1"/>
        <w:rPr>
          <w:b/>
          <w:bCs/>
        </w:rPr>
      </w:pPr>
    </w:p>
    <w:p w14:paraId="3979F8D7" w14:textId="77777777" w:rsidR="001E3791" w:rsidRPr="009C4FEF" w:rsidRDefault="001E3791" w:rsidP="00665479">
      <w:pPr>
        <w:pStyle w:val="BodyText"/>
        <w:keepNext/>
        <w:keepLines/>
        <w:kinsoku w:val="0"/>
        <w:overflowPunct w:val="0"/>
        <w:spacing w:before="92"/>
        <w:rPr>
          <w:b/>
          <w:bCs/>
          <w:spacing w:val="-2"/>
        </w:rPr>
      </w:pPr>
      <w:r>
        <w:rPr>
          <w:b/>
          <w:bCs/>
        </w:rPr>
        <w:t>Program</w:t>
      </w:r>
      <w:r>
        <w:rPr>
          <w:b/>
          <w:bCs/>
          <w:spacing w:val="-5"/>
        </w:rPr>
        <w:t xml:space="preserve"> </w:t>
      </w:r>
      <w:r>
        <w:rPr>
          <w:b/>
          <w:bCs/>
          <w:spacing w:val="-2"/>
        </w:rPr>
        <w:t>Name/Title:</w:t>
      </w:r>
    </w:p>
    <w:p w14:paraId="174C260D" w14:textId="77777777" w:rsidR="001E3791" w:rsidRPr="009C4FEF" w:rsidRDefault="001E3791" w:rsidP="00665479">
      <w:pPr>
        <w:pStyle w:val="BodyText"/>
        <w:keepNext/>
        <w:keepLines/>
        <w:kinsoku w:val="0"/>
        <w:overflowPunct w:val="0"/>
      </w:pPr>
    </w:p>
    <w:sdt>
      <w:sdtPr>
        <w:rPr>
          <w:b/>
          <w:bCs/>
        </w:rPr>
        <w:id w:val="730195200"/>
        <w:placeholder>
          <w:docPart w:val="DefaultPlaceholder_-1854013440"/>
        </w:placeholder>
      </w:sdtPr>
      <w:sdtEndPr>
        <w:rPr>
          <w:b w:val="0"/>
          <w:bCs w:val="0"/>
        </w:rPr>
      </w:sdtEndPr>
      <w:sdtContent>
        <w:p w14:paraId="5F5C814F" w14:textId="1489BFFD" w:rsidR="001E3791" w:rsidRPr="00C44AF8" w:rsidRDefault="00FB08AB" w:rsidP="009C4FEF">
          <w:pPr>
            <w:pStyle w:val="BodyText"/>
            <w:kinsoku w:val="0"/>
            <w:overflowPunct w:val="0"/>
            <w:spacing w:before="5" w:after="240"/>
          </w:pPr>
          <w:r w:rsidRPr="00C44AF8">
            <w:t>Drone Technology Program</w:t>
          </w:r>
        </w:p>
      </w:sdtContent>
    </w:sdt>
    <w:p w14:paraId="7AD9A390" w14:textId="77777777" w:rsidR="001E3791" w:rsidRPr="009C4FEF" w:rsidRDefault="001E3791" w:rsidP="00665479">
      <w:pPr>
        <w:pStyle w:val="BodyText"/>
        <w:keepNext/>
        <w:keepLines/>
        <w:kinsoku w:val="0"/>
        <w:overflowPunct w:val="0"/>
        <w:spacing w:before="92" w:after="240"/>
        <w:rPr>
          <w:b/>
          <w:bCs/>
          <w:spacing w:val="-2"/>
        </w:rPr>
      </w:pPr>
      <w:r>
        <w:rPr>
          <w:b/>
          <w:bCs/>
        </w:rPr>
        <w:t>Division/Department</w:t>
      </w:r>
      <w:r>
        <w:rPr>
          <w:b/>
          <w:bCs/>
          <w:spacing w:val="-8"/>
        </w:rPr>
        <w:t xml:space="preserve"> </w:t>
      </w:r>
      <w:r>
        <w:rPr>
          <w:b/>
          <w:bCs/>
        </w:rPr>
        <w:t>(if</w:t>
      </w:r>
      <w:r>
        <w:rPr>
          <w:b/>
          <w:bCs/>
          <w:spacing w:val="-6"/>
        </w:rPr>
        <w:t xml:space="preserve"> </w:t>
      </w:r>
      <w:r>
        <w:rPr>
          <w:b/>
          <w:bCs/>
          <w:spacing w:val="-2"/>
        </w:rPr>
        <w:t>applicable):</w:t>
      </w:r>
    </w:p>
    <w:sdt>
      <w:sdtPr>
        <w:id w:val="-472750471"/>
        <w:placeholder>
          <w:docPart w:val="DefaultPlaceholder_-1854013440"/>
        </w:placeholder>
      </w:sdtPr>
      <w:sdtContent>
        <w:p w14:paraId="0A64D2C9" w14:textId="6718BC4A" w:rsidR="001E3791" w:rsidRPr="009C4FEF" w:rsidRDefault="00FB08AB" w:rsidP="001E3791">
          <w:pPr>
            <w:pStyle w:val="BodyText"/>
            <w:kinsoku w:val="0"/>
            <w:overflowPunct w:val="0"/>
          </w:pPr>
          <w:r>
            <w:t>Skilled Trades / AERO</w:t>
          </w:r>
          <w:r>
            <w:tab/>
          </w:r>
        </w:p>
      </w:sdtContent>
    </w:sdt>
    <w:p w14:paraId="58F72C14" w14:textId="77777777" w:rsidR="001E3791" w:rsidRPr="009C4FEF" w:rsidRDefault="001E3791" w:rsidP="001E3791">
      <w:pPr>
        <w:pStyle w:val="BodyText"/>
        <w:kinsoku w:val="0"/>
        <w:overflowPunct w:val="0"/>
        <w:spacing w:before="7"/>
        <w:rPr>
          <w:b/>
          <w:bCs/>
        </w:rPr>
      </w:pPr>
    </w:p>
    <w:p w14:paraId="1D62EAE9" w14:textId="77777777" w:rsidR="001E3791" w:rsidRPr="009C4FEF" w:rsidRDefault="001E3791" w:rsidP="00665479">
      <w:pPr>
        <w:pStyle w:val="BodyText"/>
        <w:keepNext/>
        <w:keepLines/>
        <w:kinsoku w:val="0"/>
        <w:overflowPunct w:val="0"/>
        <w:spacing w:before="92" w:after="240"/>
        <w:rPr>
          <w:b/>
          <w:bCs/>
          <w:spacing w:val="-2"/>
        </w:rPr>
      </w:pPr>
      <w:r>
        <w:rPr>
          <w:b/>
          <w:bCs/>
          <w:spacing w:val="-2"/>
        </w:rPr>
        <w:t>Requestor:</w:t>
      </w:r>
    </w:p>
    <w:sdt>
      <w:sdtPr>
        <w:id w:val="-125858967"/>
        <w:placeholder>
          <w:docPart w:val="DefaultPlaceholder_-1854013440"/>
        </w:placeholder>
      </w:sdtPr>
      <w:sdtContent>
        <w:p w14:paraId="76DAB8D8" w14:textId="77777777" w:rsidR="001E3791" w:rsidRPr="009C4FEF" w:rsidRDefault="00FB08AB" w:rsidP="001E3791">
          <w:pPr>
            <w:pStyle w:val="BodyText"/>
            <w:kinsoku w:val="0"/>
            <w:overflowPunct w:val="0"/>
          </w:pPr>
          <w:r>
            <w:t>Ron Overacker/ Kyle Nessen</w:t>
          </w:r>
        </w:p>
      </w:sdtContent>
    </w:sdt>
    <w:p w14:paraId="3FF22C42" w14:textId="77777777" w:rsidR="001E3791" w:rsidRPr="009C4FEF" w:rsidRDefault="001E3791" w:rsidP="001E3791">
      <w:pPr>
        <w:pStyle w:val="BodyText"/>
        <w:kinsoku w:val="0"/>
        <w:overflowPunct w:val="0"/>
        <w:spacing w:before="4"/>
        <w:rPr>
          <w:b/>
          <w:bCs/>
        </w:rPr>
      </w:pPr>
    </w:p>
    <w:p w14:paraId="4898A822" w14:textId="77777777" w:rsidR="001E3791" w:rsidRPr="009C4FEF" w:rsidRDefault="001E3791" w:rsidP="00665479">
      <w:pPr>
        <w:pStyle w:val="BodyText"/>
        <w:keepNext/>
        <w:keepLines/>
        <w:kinsoku w:val="0"/>
        <w:overflowPunct w:val="0"/>
        <w:spacing w:before="93" w:line="276" w:lineRule="exact"/>
        <w:rPr>
          <w:b/>
          <w:bCs/>
          <w:spacing w:val="-2"/>
        </w:rPr>
      </w:pPr>
      <w:r>
        <w:rPr>
          <w:b/>
          <w:bCs/>
        </w:rPr>
        <w:t>Type</w:t>
      </w:r>
      <w:r>
        <w:rPr>
          <w:b/>
          <w:bCs/>
          <w:spacing w:val="-3"/>
        </w:rPr>
        <w:t xml:space="preserve"> </w:t>
      </w:r>
      <w:r>
        <w:rPr>
          <w:b/>
          <w:bCs/>
        </w:rPr>
        <w:t>of</w:t>
      </w:r>
      <w:r>
        <w:rPr>
          <w:b/>
          <w:bCs/>
          <w:spacing w:val="-1"/>
        </w:rPr>
        <w:t xml:space="preserve"> </w:t>
      </w:r>
      <w:r>
        <w:rPr>
          <w:b/>
          <w:bCs/>
          <w:spacing w:val="-2"/>
        </w:rPr>
        <w:t>Program:</w:t>
      </w:r>
    </w:p>
    <w:p w14:paraId="2376F71F" w14:textId="77777777" w:rsidR="00437DD2" w:rsidRPr="009C4FEF" w:rsidRDefault="00000000" w:rsidP="001E3791">
      <w:pPr>
        <w:spacing w:after="0"/>
        <w:rPr>
          <w:rFonts w:ascii="Arial" w:hAnsi="Arial" w:cs="Arial"/>
          <w:sz w:val="24"/>
          <w:szCs w:val="24"/>
        </w:rPr>
      </w:pPr>
      <w:sdt>
        <w:sdtPr>
          <w:rPr>
            <w:rFonts w:ascii="Arial" w:hAnsi="Arial" w:cs="Arial"/>
            <w:sz w:val="24"/>
            <w:szCs w:val="24"/>
          </w:rPr>
          <w:id w:val="710621275"/>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Degree</w:t>
      </w:r>
    </w:p>
    <w:p w14:paraId="25F320C7" w14:textId="77777777" w:rsidR="001E3791" w:rsidRPr="009C4FEF" w:rsidRDefault="00000000" w:rsidP="001E3791">
      <w:pPr>
        <w:spacing w:after="0"/>
        <w:rPr>
          <w:rFonts w:ascii="Arial" w:hAnsi="Arial" w:cs="Arial"/>
          <w:sz w:val="24"/>
          <w:szCs w:val="24"/>
        </w:rPr>
      </w:pPr>
      <w:sdt>
        <w:sdtPr>
          <w:rPr>
            <w:rFonts w:ascii="Arial" w:hAnsi="Arial" w:cs="Arial"/>
            <w:sz w:val="24"/>
            <w:szCs w:val="24"/>
          </w:rPr>
          <w:id w:val="1748922882"/>
          <w14:checkbox>
            <w14:checked w14:val="1"/>
            <w14:checkedState w14:val="2612" w14:font="MS Gothic"/>
            <w14:uncheckedState w14:val="2610" w14:font="MS Gothic"/>
          </w14:checkbox>
        </w:sdtPr>
        <w:sdtContent>
          <w:r>
            <w:rPr>
              <w:rFonts w:ascii="MS Gothic" w:eastAsia="MS Gothic" w:hAnsi="MS Gothic" w:cs="Arial" w:hint="eastAsia"/>
              <w:sz w:val="24"/>
              <w:szCs w:val="24"/>
            </w:rPr>
            <w:t>☒</w:t>
          </w:r>
        </w:sdtContent>
      </w:sdt>
      <w:r>
        <w:rPr>
          <w:rFonts w:ascii="Arial" w:hAnsi="Arial" w:cs="Arial"/>
          <w:sz w:val="24"/>
          <w:szCs w:val="24"/>
        </w:rPr>
        <w:t xml:space="preserve"> Certificate</w:t>
      </w:r>
    </w:p>
    <w:p w14:paraId="7B3D34D3" w14:textId="77777777" w:rsidR="001E3791" w:rsidRPr="009C4FEF" w:rsidRDefault="00000000" w:rsidP="001E3791">
      <w:pPr>
        <w:rPr>
          <w:rFonts w:ascii="Arial" w:hAnsi="Arial" w:cs="Arial"/>
          <w:sz w:val="24"/>
          <w:szCs w:val="24"/>
        </w:rPr>
      </w:pPr>
      <w:sdt>
        <w:sdtPr>
          <w:rPr>
            <w:rFonts w:ascii="Arial" w:hAnsi="Arial" w:cs="Arial"/>
            <w:sz w:val="24"/>
            <w:szCs w:val="24"/>
          </w:rPr>
          <w:id w:val="-166785250"/>
          <w14:checkbox>
            <w14:checked w14:val="0"/>
            <w14:checkedState w14:val="2612" w14:font="MS Gothic"/>
            <w14:uncheckedState w14:val="2610" w14:font="MS Gothic"/>
          </w14:checkbox>
        </w:sdtPr>
        <w:sdtContent>
          <w:r>
            <w:rPr>
              <w:rFonts w:ascii="Segoe UI Symbol" w:eastAsia="MS Gothic" w:hAnsi="Segoe UI Symbol" w:cs="Segoe UI Symbol"/>
              <w:sz w:val="24"/>
              <w:szCs w:val="24"/>
            </w:rPr>
            <w:t>☐</w:t>
          </w:r>
        </w:sdtContent>
      </w:sdt>
      <w:r>
        <w:rPr>
          <w:rFonts w:ascii="Arial" w:hAnsi="Arial" w:cs="Arial"/>
          <w:sz w:val="24"/>
          <w:szCs w:val="24"/>
        </w:rPr>
        <w:t xml:space="preserve"> Student Success/Support</w:t>
      </w:r>
    </w:p>
    <w:p w14:paraId="76208E3E" w14:textId="77777777" w:rsidR="001E3791" w:rsidRPr="00AE0B3B" w:rsidRDefault="001E3791" w:rsidP="00665479">
      <w:pPr>
        <w:pStyle w:val="BodyText"/>
        <w:keepNext/>
        <w:keepLines/>
        <w:kinsoku w:val="0"/>
        <w:overflowPunct w:val="0"/>
        <w:spacing w:before="278" w:after="240"/>
        <w:rPr>
          <w:i/>
          <w:iCs/>
          <w:spacing w:val="-2"/>
          <w:sz w:val="22"/>
          <w:szCs w:val="22"/>
        </w:rPr>
      </w:pPr>
      <w:r>
        <w:rPr>
          <w:b/>
          <w:bCs/>
        </w:rPr>
        <w:t>Program</w:t>
      </w:r>
      <w:r>
        <w:rPr>
          <w:b/>
          <w:bCs/>
          <w:spacing w:val="-6"/>
        </w:rPr>
        <w:t xml:space="preserve"> </w:t>
      </w:r>
      <w:r>
        <w:rPr>
          <w:b/>
          <w:bCs/>
        </w:rPr>
        <w:t>Description:</w:t>
      </w:r>
      <w:r>
        <w:rPr>
          <w:b/>
          <w:bCs/>
          <w:spacing w:val="-11"/>
        </w:rPr>
        <w:t xml:space="preserve"> </w:t>
      </w:r>
      <w:r>
        <w:rPr>
          <w:i/>
          <w:iCs/>
          <w:sz w:val="22"/>
          <w:szCs w:val="22"/>
        </w:rPr>
        <w:t>If</w:t>
      </w:r>
      <w:r>
        <w:rPr>
          <w:i/>
          <w:iCs/>
          <w:spacing w:val="-3"/>
          <w:sz w:val="22"/>
          <w:szCs w:val="22"/>
        </w:rPr>
        <w:t xml:space="preserve"> </w:t>
      </w:r>
      <w:r>
        <w:rPr>
          <w:i/>
          <w:iCs/>
          <w:sz w:val="22"/>
          <w:szCs w:val="22"/>
        </w:rPr>
        <w:t>new</w:t>
      </w:r>
      <w:r>
        <w:rPr>
          <w:i/>
          <w:iCs/>
          <w:spacing w:val="-4"/>
          <w:sz w:val="22"/>
          <w:szCs w:val="22"/>
        </w:rPr>
        <w:t xml:space="preserve"> </w:t>
      </w:r>
      <w:r>
        <w:rPr>
          <w:i/>
          <w:iCs/>
          <w:sz w:val="22"/>
          <w:szCs w:val="22"/>
        </w:rPr>
        <w:t>A.A.</w:t>
      </w:r>
      <w:r>
        <w:rPr>
          <w:i/>
          <w:iCs/>
          <w:spacing w:val="-6"/>
          <w:sz w:val="22"/>
          <w:szCs w:val="22"/>
        </w:rPr>
        <w:t xml:space="preserve"> </w:t>
      </w:r>
      <w:r>
        <w:rPr>
          <w:i/>
          <w:iCs/>
          <w:sz w:val="22"/>
          <w:szCs w:val="22"/>
        </w:rPr>
        <w:t>or</w:t>
      </w:r>
      <w:r>
        <w:rPr>
          <w:i/>
          <w:iCs/>
          <w:spacing w:val="-5"/>
          <w:sz w:val="22"/>
          <w:szCs w:val="22"/>
        </w:rPr>
        <w:t xml:space="preserve"> </w:t>
      </w:r>
      <w:r>
        <w:rPr>
          <w:i/>
          <w:iCs/>
          <w:sz w:val="22"/>
          <w:szCs w:val="22"/>
        </w:rPr>
        <w:t>A.S.</w:t>
      </w:r>
      <w:r>
        <w:rPr>
          <w:i/>
          <w:iCs/>
          <w:spacing w:val="-2"/>
          <w:sz w:val="22"/>
          <w:szCs w:val="22"/>
        </w:rPr>
        <w:t xml:space="preserve"> </w:t>
      </w:r>
      <w:r>
        <w:rPr>
          <w:i/>
          <w:iCs/>
          <w:sz w:val="22"/>
          <w:szCs w:val="22"/>
        </w:rPr>
        <w:t>degree,</w:t>
      </w:r>
      <w:r>
        <w:rPr>
          <w:i/>
          <w:iCs/>
          <w:spacing w:val="-2"/>
          <w:sz w:val="22"/>
          <w:szCs w:val="22"/>
        </w:rPr>
        <w:t xml:space="preserve"> </w:t>
      </w:r>
      <w:r>
        <w:rPr>
          <w:i/>
          <w:iCs/>
          <w:sz w:val="22"/>
          <w:szCs w:val="22"/>
        </w:rPr>
        <w:t>list</w:t>
      </w:r>
      <w:r>
        <w:rPr>
          <w:i/>
          <w:iCs/>
          <w:spacing w:val="-5"/>
          <w:sz w:val="22"/>
          <w:szCs w:val="22"/>
        </w:rPr>
        <w:t xml:space="preserve"> </w:t>
      </w:r>
      <w:r>
        <w:rPr>
          <w:i/>
          <w:iCs/>
          <w:sz w:val="22"/>
          <w:szCs w:val="22"/>
        </w:rPr>
        <w:t>catalog</w:t>
      </w:r>
      <w:r>
        <w:rPr>
          <w:i/>
          <w:iCs/>
          <w:spacing w:val="-7"/>
          <w:sz w:val="22"/>
          <w:szCs w:val="22"/>
        </w:rPr>
        <w:t xml:space="preserve"> </w:t>
      </w:r>
      <w:r>
        <w:rPr>
          <w:i/>
          <w:iCs/>
          <w:spacing w:val="-2"/>
          <w:sz w:val="22"/>
          <w:szCs w:val="22"/>
        </w:rPr>
        <w:t>description.</w:t>
      </w:r>
    </w:p>
    <w:p w14:paraId="59FDC9A6" w14:textId="1D316C6E" w:rsidR="002B1E5A" w:rsidRDefault="00000000">
      <w:pPr>
        <w:spacing w:after="0"/>
        <w:rPr>
          <w:rFonts w:ascii="Arial" w:hAnsi="Arial" w:cs="Arial"/>
          <w:sz w:val="24"/>
          <w:szCs w:val="24"/>
        </w:rPr>
      </w:pPr>
      <w:r>
        <w:rPr>
          <w:rFonts w:ascii="Arial" w:hAnsi="Arial" w:cs="Arial"/>
          <w:b/>
          <w:bCs/>
          <w:sz w:val="24"/>
          <w:szCs w:val="24"/>
        </w:rPr>
        <w:t>Certificate of Specialization: Drone Mapping (9 units)</w:t>
      </w:r>
      <w:r>
        <w:rPr>
          <w:rFonts w:ascii="Arial" w:hAnsi="Arial" w:cs="Arial"/>
          <w:sz w:val="24"/>
          <w:szCs w:val="24"/>
        </w:rPr>
        <w:t xml:space="preserve"> This certificate prepares students to collect and process geospatial data using uncrewed aircraft systems (UAS), commonly called drones. Students pair foundational flight skills from AERO 100 with GIS instruction in </w:t>
      </w:r>
      <w:commentRangeStart w:id="0"/>
      <w:commentRangeStart w:id="1"/>
      <w:r>
        <w:rPr>
          <w:rFonts w:ascii="Arial" w:hAnsi="Arial" w:cs="Arial"/>
          <w:sz w:val="24"/>
          <w:szCs w:val="24"/>
        </w:rPr>
        <w:t>GEOL 230</w:t>
      </w:r>
      <w:commentRangeEnd w:id="0"/>
      <w:r w:rsidR="00C44AF8">
        <w:rPr>
          <w:rStyle w:val="CommentReference"/>
          <w:rFonts w:ascii="Arial" w:hAnsi="Arial" w:cs="Arial"/>
          <w:sz w:val="24"/>
          <w:szCs w:val="24"/>
        </w:rPr>
        <w:commentReference w:id="0"/>
      </w:r>
      <w:commentRangeEnd w:id="1"/>
      <w:r>
        <w:rPr>
          <w:rStyle w:val="CommentReference"/>
          <w:rFonts w:ascii="Arial" w:hAnsi="Arial" w:cs="Arial"/>
          <w:sz w:val="24"/>
          <w:szCs w:val="24"/>
        </w:rPr>
        <w:commentReference w:id="1"/>
      </w:r>
      <w:r>
        <w:rPr>
          <w:rFonts w:ascii="Arial" w:hAnsi="Arial" w:cs="Arial"/>
          <w:sz w:val="24"/>
          <w:szCs w:val="24"/>
        </w:rPr>
        <w:t xml:space="preserve"> and applied geospatial work in AERO 161: Drone Applications in Geospatial Technology. Coursework covers the full orthomosaic production process, from camera settings and mission design through processing, plus GNSS receivers, ground control, independent checkpoints, and positional accuracy. Graduates will be prepared to deliver usable datasets for surveying and engineering firms, construction monitoring, environmental consulting, and city or county planning and public works departments.</w:t>
      </w:r>
    </w:p>
    <w:p w14:paraId="782DB925" w14:textId="77777777" w:rsidR="002B1E5A" w:rsidRDefault="002B1E5A">
      <w:pPr>
        <w:spacing w:after="0"/>
        <w:rPr>
          <w:rFonts w:ascii="Arial" w:hAnsi="Arial" w:cs="Arial"/>
          <w:sz w:val="24"/>
          <w:szCs w:val="24"/>
        </w:rPr>
      </w:pPr>
    </w:p>
    <w:p w14:paraId="0D24CA76" w14:textId="10CF13F8" w:rsidR="002B1E5A" w:rsidRDefault="00000000">
      <w:pPr>
        <w:spacing w:after="0"/>
        <w:rPr>
          <w:rFonts w:ascii="Arial" w:hAnsi="Arial" w:cs="Arial"/>
          <w:sz w:val="24"/>
          <w:szCs w:val="24"/>
        </w:rPr>
      </w:pPr>
      <w:r>
        <w:rPr>
          <w:rFonts w:ascii="Arial" w:hAnsi="Arial" w:cs="Arial"/>
          <w:b/>
          <w:bCs/>
          <w:sz w:val="24"/>
          <w:szCs w:val="24"/>
        </w:rPr>
        <w:t>Certificate of Specialization: Enterprise Drone Operations (5 units)</w:t>
      </w:r>
      <w:r>
        <w:rPr>
          <w:rFonts w:ascii="Arial" w:hAnsi="Arial" w:cs="Arial"/>
          <w:sz w:val="24"/>
          <w:szCs w:val="24"/>
        </w:rPr>
        <w:t xml:space="preserve"> This fast-track certificate prepares operators to work inside organizational drone programs, where regulatory knowledge and safety discipline matter as much as flight skill. Students pair AERO 100 with AERO 151: Advanced Drone Regulations and Safety Management. The coursework covers FAA waivers, airspace authorizations, operations beyond visual line of sight, the proposed Part 108 framework, and the documentation needed to show that an operation can be conducted safely. </w:t>
      </w:r>
      <w:commentRangeStart w:id="2"/>
      <w:commentRangeStart w:id="3"/>
      <w:r>
        <w:rPr>
          <w:rFonts w:ascii="Arial" w:hAnsi="Arial" w:cs="Arial"/>
          <w:sz w:val="24"/>
          <w:szCs w:val="24"/>
        </w:rPr>
        <w:t>Safety instruction draws on FAA guidance to develop professional habits in mission planning, hazard identification, risk assessment, reporting, and evaluating whether safety measures are working.</w:t>
      </w:r>
      <w:commentRangeEnd w:id="2"/>
      <w:r w:rsidR="00C44AF8">
        <w:rPr>
          <w:rStyle w:val="CommentReference"/>
          <w:rFonts w:ascii="Arial" w:hAnsi="Arial" w:cs="Arial"/>
          <w:sz w:val="24"/>
          <w:szCs w:val="24"/>
        </w:rPr>
        <w:commentReference w:id="2"/>
      </w:r>
      <w:commentRangeEnd w:id="3"/>
      <w:r>
        <w:rPr>
          <w:rStyle w:val="CommentReference"/>
          <w:rFonts w:ascii="Arial" w:hAnsi="Arial" w:cs="Arial"/>
          <w:sz w:val="24"/>
          <w:szCs w:val="24"/>
        </w:rPr>
        <w:commentReference w:id="3"/>
      </w:r>
      <w:r>
        <w:rPr>
          <w:rFonts w:ascii="Arial" w:hAnsi="Arial" w:cs="Arial"/>
          <w:sz w:val="24"/>
          <w:szCs w:val="24"/>
        </w:rPr>
        <w:t xml:space="preserve"> Graduates will be prepared to join utility, infrastructure, public agency, and contract drone programs with a foundation in mission planning and professional safety practices.</w:t>
      </w:r>
    </w:p>
    <w:p w14:paraId="5777DAD2" w14:textId="77777777" w:rsidR="002B1E5A" w:rsidRDefault="002B1E5A">
      <w:pPr>
        <w:spacing w:after="0"/>
        <w:rPr>
          <w:rFonts w:ascii="Arial" w:hAnsi="Arial" w:cs="Arial"/>
          <w:sz w:val="24"/>
          <w:szCs w:val="24"/>
        </w:rPr>
      </w:pPr>
    </w:p>
    <w:p w14:paraId="2C128ED8" w14:textId="18488A34" w:rsidR="002B1E5A" w:rsidRDefault="00000000">
      <w:pPr>
        <w:spacing w:after="0"/>
        <w:rPr>
          <w:rFonts w:ascii="Arial" w:hAnsi="Arial" w:cs="Arial"/>
          <w:sz w:val="24"/>
          <w:szCs w:val="24"/>
        </w:rPr>
      </w:pPr>
      <w:r>
        <w:rPr>
          <w:rFonts w:ascii="Arial" w:hAnsi="Arial" w:cs="Arial"/>
          <w:b/>
          <w:bCs/>
          <w:sz w:val="24"/>
          <w:szCs w:val="24"/>
        </w:rPr>
        <w:lastRenderedPageBreak/>
        <w:t>Certificate of Specialization: Public Safety Drone Operations (9 units)</w:t>
      </w:r>
      <w:r>
        <w:rPr>
          <w:rFonts w:ascii="Arial" w:hAnsi="Arial" w:cs="Arial"/>
          <w:sz w:val="24"/>
          <w:szCs w:val="24"/>
        </w:rPr>
        <w:t xml:space="preserve"> This specialization serves aspiring and current law enforcement officers, firefighters, and emergency management personnel. Most public safety drone positions are filled by existing personnel who add drone skills to their current role, so the certificate pairs AERO 100 and AERO 163: Drone Applications in Public Safety with a criminal justice course (CJ 210 or CJ 213). Students develop visible and thermal imaging skills for search and rescue, fire response, and incident assessment. They also</w:t>
      </w:r>
      <w:r w:rsidR="00C44AF8">
        <w:rPr>
          <w:rFonts w:ascii="Arial" w:hAnsi="Arial" w:cs="Arial"/>
          <w:sz w:val="24"/>
          <w:szCs w:val="24"/>
        </w:rPr>
        <w:t xml:space="preserve"> will learn to</w:t>
      </w:r>
      <w:r>
        <w:rPr>
          <w:rFonts w:ascii="Arial" w:hAnsi="Arial" w:cs="Arial"/>
          <w:sz w:val="24"/>
          <w:szCs w:val="24"/>
        </w:rPr>
        <w:t xml:space="preserve"> produce photogrammetric reconstructions of simulated collision and crime scenes and practice coordinating with incident command. The course covers the legal framework specific to public safety operations, including emergency airspace access, agency operating authority, privacy protections, and the handling of imagery as evidence. Graduates will be prepared to support police and fire departments, emergency management agencies, and volunteer search and rescue teams.</w:t>
      </w:r>
    </w:p>
    <w:p w14:paraId="5EFEC52A" w14:textId="77777777" w:rsidR="002B1E5A" w:rsidRDefault="002B1E5A">
      <w:pPr>
        <w:spacing w:after="0"/>
        <w:rPr>
          <w:rFonts w:ascii="Arial" w:hAnsi="Arial" w:cs="Arial"/>
          <w:sz w:val="24"/>
          <w:szCs w:val="24"/>
        </w:rPr>
      </w:pPr>
    </w:p>
    <w:p w14:paraId="6EDECE25" w14:textId="3F91A443" w:rsidR="002B1E5A" w:rsidRDefault="00000000">
      <w:pPr>
        <w:spacing w:after="0"/>
        <w:rPr>
          <w:rFonts w:ascii="Arial" w:hAnsi="Arial" w:cs="Arial"/>
          <w:sz w:val="24"/>
          <w:szCs w:val="24"/>
        </w:rPr>
      </w:pPr>
      <w:r>
        <w:rPr>
          <w:rFonts w:ascii="Arial" w:hAnsi="Arial" w:cs="Arial"/>
          <w:b/>
          <w:bCs/>
          <w:sz w:val="24"/>
          <w:szCs w:val="24"/>
        </w:rPr>
        <w:t>Certificate of Specialization: Agricultural Drone Applications (9 units)</w:t>
      </w:r>
      <w:r>
        <w:rPr>
          <w:rFonts w:ascii="Arial" w:hAnsi="Arial" w:cs="Arial"/>
          <w:sz w:val="24"/>
          <w:szCs w:val="24"/>
        </w:rPr>
        <w:t xml:space="preserve"> This specialization prepares students to use drones for precision agriculture, where management decisions are based on conditions at specific locations within a field. Students pair AERO 100 and AGPS 242: Introduction to Plant Science with AERO 162: Drone Applications in Precision Agriculture. The course covers visible and multispectral imaging to document crop variability and thermal imaging to identify water stress and irrigation problems. Students also plan and fly spray missions that place applications where they are intended. Students learn the Part 137 requirements that govern agricultural spraying by drone and are introduced to California Department of Pesticide Regulation requirements and drift management as operational context.</w:t>
      </w:r>
      <w:r w:rsidR="00C44AF8">
        <w:rPr>
          <w:rFonts w:ascii="Arial" w:hAnsi="Arial" w:cs="Arial"/>
          <w:sz w:val="24"/>
          <w:szCs w:val="24"/>
        </w:rPr>
        <w:t xml:space="preserve"> </w:t>
      </w:r>
      <w:r>
        <w:rPr>
          <w:rFonts w:ascii="Arial" w:hAnsi="Arial" w:cs="Arial"/>
          <w:sz w:val="24"/>
          <w:szCs w:val="24"/>
        </w:rPr>
        <w:t>Graduates will be prepared for roles in precision agriculture consulting, vineyard and orchard monitoring, agricultural research, and farm management technology.</w:t>
      </w:r>
    </w:p>
    <w:p w14:paraId="7497653D" w14:textId="77777777" w:rsidR="002B1E5A" w:rsidRDefault="002B1E5A">
      <w:pPr>
        <w:spacing w:after="0"/>
        <w:rPr>
          <w:rFonts w:ascii="Arial" w:hAnsi="Arial" w:cs="Arial"/>
          <w:sz w:val="24"/>
          <w:szCs w:val="24"/>
        </w:rPr>
      </w:pPr>
    </w:p>
    <w:p w14:paraId="6F13C27A" w14:textId="27B83F85" w:rsidR="002B1E5A" w:rsidRDefault="00000000">
      <w:pPr>
        <w:spacing w:after="0"/>
        <w:rPr>
          <w:rFonts w:ascii="Arial" w:hAnsi="Arial" w:cs="Arial"/>
          <w:sz w:val="24"/>
          <w:szCs w:val="24"/>
        </w:rPr>
      </w:pPr>
      <w:r>
        <w:rPr>
          <w:rFonts w:ascii="Arial" w:hAnsi="Arial" w:cs="Arial"/>
          <w:b/>
          <w:bCs/>
          <w:sz w:val="24"/>
          <w:szCs w:val="24"/>
        </w:rPr>
        <w:t>Certificate of Specialization: Drone Media Production (6 units)</w:t>
      </w:r>
      <w:r>
        <w:rPr>
          <w:rFonts w:ascii="Arial" w:hAnsi="Arial" w:cs="Arial"/>
          <w:sz w:val="24"/>
          <w:szCs w:val="24"/>
        </w:rPr>
        <w:t xml:space="preserve"> This interdisciplinary certificate pairs drone flight skills from AERO 100 with either </w:t>
      </w:r>
      <w:bookmarkStart w:id="4" w:name="OLE_LINK1"/>
      <w:r>
        <w:rPr>
          <w:rFonts w:ascii="Arial" w:hAnsi="Arial" w:cs="Arial"/>
          <w:sz w:val="24"/>
          <w:szCs w:val="24"/>
        </w:rPr>
        <w:t>ART 249A</w:t>
      </w:r>
      <w:bookmarkEnd w:id="4"/>
      <w:r>
        <w:rPr>
          <w:rFonts w:ascii="Arial" w:hAnsi="Arial" w:cs="Arial"/>
          <w:sz w:val="24"/>
          <w:szCs w:val="24"/>
        </w:rPr>
        <w:t>: Digital Photography I or FTVE 223</w:t>
      </w:r>
      <w:r w:rsidR="00BC2D3B">
        <w:rPr>
          <w:rFonts w:ascii="Arial" w:hAnsi="Arial" w:cs="Arial"/>
          <w:sz w:val="24"/>
          <w:szCs w:val="24"/>
        </w:rPr>
        <w:t>: Introduction to Motion Picture and TV Production</w:t>
      </w:r>
      <w:r>
        <w:rPr>
          <w:rFonts w:ascii="Arial" w:hAnsi="Arial" w:cs="Arial"/>
          <w:sz w:val="24"/>
          <w:szCs w:val="24"/>
        </w:rPr>
        <w:t xml:space="preserve">. Students build the visual composition and production fundamentals that separate </w:t>
      </w:r>
      <w:r w:rsidR="00BC2D3B">
        <w:rPr>
          <w:rFonts w:ascii="Arial" w:hAnsi="Arial" w:cs="Arial"/>
          <w:sz w:val="24"/>
          <w:szCs w:val="24"/>
        </w:rPr>
        <w:t>commercial</w:t>
      </w:r>
      <w:r>
        <w:rPr>
          <w:rFonts w:ascii="Arial" w:hAnsi="Arial" w:cs="Arial"/>
          <w:sz w:val="24"/>
          <w:szCs w:val="24"/>
        </w:rPr>
        <w:t xml:space="preserve"> aerial media work from hobby flying. Graduates will be prepared for real estate media, event videography, tourism marketing, documentary and news production, and corporate video.</w:t>
      </w:r>
    </w:p>
    <w:p w14:paraId="6418C31F" w14:textId="77777777" w:rsidR="002B1E5A" w:rsidRDefault="002B1E5A">
      <w:pPr>
        <w:spacing w:after="0"/>
        <w:rPr>
          <w:rFonts w:ascii="Arial" w:hAnsi="Arial" w:cs="Arial"/>
          <w:sz w:val="24"/>
          <w:szCs w:val="24"/>
        </w:rPr>
      </w:pPr>
    </w:p>
    <w:p w14:paraId="25025F65" w14:textId="4BC4374C" w:rsidR="002B1E5A" w:rsidRDefault="00000000">
      <w:pPr>
        <w:spacing w:after="0"/>
        <w:rPr>
          <w:rFonts w:ascii="Arial" w:hAnsi="Arial" w:cs="Arial"/>
          <w:sz w:val="24"/>
          <w:szCs w:val="24"/>
        </w:rPr>
      </w:pPr>
      <w:r>
        <w:rPr>
          <w:rFonts w:ascii="Arial" w:hAnsi="Arial" w:cs="Arial"/>
          <w:b/>
          <w:bCs/>
          <w:sz w:val="24"/>
          <w:szCs w:val="24"/>
        </w:rPr>
        <w:t>Certificate of Achievement: Drone Technology (minimum 16 units)</w:t>
      </w:r>
      <w:r>
        <w:rPr>
          <w:rFonts w:ascii="Arial" w:hAnsi="Arial" w:cs="Arial"/>
          <w:sz w:val="24"/>
          <w:szCs w:val="24"/>
        </w:rPr>
        <w:t xml:space="preserve"> The Certificate of Achievement is the program’s comprehensive credential. Every student completes the same 5 unit core, AERO 100 and AERO 151, which establishes the flight, regulatory, and safety management foundation employers identified as essential. Students then select one applied AERO elective (AERO 161, 162, or 163) and a minimum of 8 units of supporting coursework from </w:t>
      </w:r>
      <w:commentRangeStart w:id="5"/>
      <w:commentRangeStart w:id="6"/>
      <w:r>
        <w:rPr>
          <w:rFonts w:ascii="Arial" w:hAnsi="Arial" w:cs="Arial"/>
          <w:sz w:val="24"/>
          <w:szCs w:val="24"/>
        </w:rPr>
        <w:t>Geology</w:t>
      </w:r>
      <w:commentRangeEnd w:id="5"/>
      <w:r w:rsidR="00BC2D3B">
        <w:rPr>
          <w:rStyle w:val="CommentReference"/>
          <w:rFonts w:ascii="Arial" w:hAnsi="Arial" w:cs="Arial"/>
          <w:sz w:val="24"/>
          <w:szCs w:val="24"/>
        </w:rPr>
        <w:commentReference w:id="5"/>
      </w:r>
      <w:commentRangeEnd w:id="6"/>
      <w:r>
        <w:rPr>
          <w:rStyle w:val="CommentReference"/>
          <w:rFonts w:ascii="Arial" w:hAnsi="Arial" w:cs="Arial"/>
          <w:sz w:val="24"/>
          <w:szCs w:val="24"/>
        </w:rPr>
        <w:commentReference w:id="6"/>
      </w:r>
      <w:r>
        <w:rPr>
          <w:rFonts w:ascii="Arial" w:hAnsi="Arial" w:cs="Arial"/>
          <w:sz w:val="24"/>
          <w:szCs w:val="24"/>
        </w:rPr>
        <w:t>, Agriculture, Art, Film and Television, and Criminal Justice. This lets students build the certificate around a career direction or combine disciplines, and coursework from each Certificate of Specialization can count toward it.</w:t>
      </w:r>
    </w:p>
    <w:p w14:paraId="67126514" w14:textId="77777777" w:rsidR="001E3791" w:rsidRPr="009C4FEF" w:rsidRDefault="001E3791" w:rsidP="001E3791">
      <w:pPr>
        <w:rPr>
          <w:rFonts w:ascii="Arial" w:hAnsi="Arial" w:cs="Arial"/>
          <w:sz w:val="24"/>
          <w:szCs w:val="24"/>
        </w:rPr>
      </w:pPr>
    </w:p>
    <w:p w14:paraId="47BCA3BB" w14:textId="77777777" w:rsidR="001E3791" w:rsidRPr="00AE0B3B" w:rsidRDefault="001E3791" w:rsidP="00AC4522">
      <w:pPr>
        <w:pStyle w:val="BodyText"/>
        <w:keepNext/>
        <w:keepLines/>
        <w:kinsoku w:val="0"/>
        <w:overflowPunct w:val="0"/>
        <w:spacing w:before="93" w:after="240"/>
        <w:ind w:right="148"/>
        <w:rPr>
          <w:i/>
          <w:iCs/>
          <w:sz w:val="22"/>
          <w:szCs w:val="22"/>
        </w:rPr>
      </w:pPr>
      <w:r>
        <w:rPr>
          <w:b/>
          <w:bCs/>
        </w:rPr>
        <w:lastRenderedPageBreak/>
        <w:t>Program</w:t>
      </w:r>
      <w:r>
        <w:rPr>
          <w:b/>
          <w:bCs/>
          <w:spacing w:val="-4"/>
        </w:rPr>
        <w:t xml:space="preserve"> </w:t>
      </w:r>
      <w:r>
        <w:rPr>
          <w:b/>
          <w:bCs/>
        </w:rPr>
        <w:t>Justification:</w:t>
      </w:r>
      <w:r>
        <w:rPr>
          <w:b/>
          <w:bCs/>
          <w:spacing w:val="-2"/>
        </w:rPr>
        <w:t xml:space="preserve"> </w:t>
      </w:r>
      <w:r>
        <w:rPr>
          <w:i/>
          <w:iCs/>
          <w:sz w:val="22"/>
          <w:szCs w:val="22"/>
        </w:rPr>
        <w:t>Explain</w:t>
      </w:r>
      <w:r>
        <w:rPr>
          <w:i/>
          <w:iCs/>
          <w:spacing w:val="-3"/>
          <w:sz w:val="22"/>
          <w:szCs w:val="22"/>
        </w:rPr>
        <w:t xml:space="preserve"> </w:t>
      </w:r>
      <w:r>
        <w:rPr>
          <w:i/>
          <w:iCs/>
          <w:sz w:val="22"/>
          <w:szCs w:val="22"/>
        </w:rPr>
        <w:t>with</w:t>
      </w:r>
      <w:r>
        <w:rPr>
          <w:i/>
          <w:iCs/>
          <w:spacing w:val="-3"/>
          <w:sz w:val="22"/>
          <w:szCs w:val="22"/>
        </w:rPr>
        <w:t xml:space="preserve"> </w:t>
      </w:r>
      <w:r>
        <w:rPr>
          <w:i/>
          <w:iCs/>
          <w:sz w:val="22"/>
          <w:szCs w:val="22"/>
        </w:rPr>
        <w:t>whom</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idea</w:t>
      </w:r>
      <w:r>
        <w:rPr>
          <w:i/>
          <w:iCs/>
          <w:spacing w:val="-3"/>
          <w:sz w:val="22"/>
          <w:szCs w:val="22"/>
        </w:rPr>
        <w:t xml:space="preserve"> </w:t>
      </w:r>
      <w:r>
        <w:rPr>
          <w:i/>
          <w:iCs/>
          <w:sz w:val="22"/>
          <w:szCs w:val="22"/>
        </w:rPr>
        <w:t>for</w:t>
      </w:r>
      <w:r>
        <w:rPr>
          <w:i/>
          <w:iCs/>
          <w:spacing w:val="-4"/>
          <w:sz w:val="22"/>
          <w:szCs w:val="22"/>
        </w:rPr>
        <w:t xml:space="preserve"> </w:t>
      </w:r>
      <w:r>
        <w:rPr>
          <w:i/>
          <w:iCs/>
          <w:sz w:val="22"/>
          <w:szCs w:val="22"/>
        </w:rPr>
        <w:t>this</w:t>
      </w:r>
      <w:r>
        <w:rPr>
          <w:i/>
          <w:iCs/>
          <w:spacing w:val="-2"/>
          <w:sz w:val="22"/>
          <w:szCs w:val="22"/>
        </w:rPr>
        <w:t xml:space="preserve"> </w:t>
      </w:r>
      <w:r>
        <w:rPr>
          <w:i/>
          <w:iCs/>
          <w:sz w:val="22"/>
          <w:szCs w:val="22"/>
        </w:rPr>
        <w:t>new</w:t>
      </w:r>
      <w:r>
        <w:rPr>
          <w:i/>
          <w:iCs/>
          <w:spacing w:val="-6"/>
          <w:sz w:val="22"/>
          <w:szCs w:val="22"/>
        </w:rPr>
        <w:t xml:space="preserve"> </w:t>
      </w:r>
      <w:r>
        <w:rPr>
          <w:i/>
          <w:iCs/>
          <w:sz w:val="22"/>
          <w:szCs w:val="22"/>
        </w:rPr>
        <w:t>program</w:t>
      </w:r>
      <w:r>
        <w:rPr>
          <w:i/>
          <w:iCs/>
          <w:spacing w:val="-2"/>
          <w:sz w:val="22"/>
          <w:szCs w:val="22"/>
        </w:rPr>
        <w:t xml:space="preserve"> </w:t>
      </w:r>
      <w:r>
        <w:rPr>
          <w:i/>
          <w:iCs/>
          <w:sz w:val="22"/>
          <w:szCs w:val="22"/>
        </w:rPr>
        <w:t>was</w:t>
      </w:r>
      <w:r>
        <w:rPr>
          <w:i/>
          <w:iCs/>
          <w:spacing w:val="-5"/>
          <w:sz w:val="22"/>
          <w:szCs w:val="22"/>
        </w:rPr>
        <w:t xml:space="preserve"> </w:t>
      </w:r>
      <w:r>
        <w:rPr>
          <w:i/>
          <w:iCs/>
          <w:sz w:val="22"/>
          <w:szCs w:val="22"/>
        </w:rPr>
        <w:t>discussed</w:t>
      </w:r>
      <w:r>
        <w:rPr>
          <w:i/>
          <w:iCs/>
          <w:spacing w:val="-5"/>
          <w:sz w:val="22"/>
          <w:szCs w:val="22"/>
        </w:rPr>
        <w:t xml:space="preserve"> </w:t>
      </w:r>
      <w:r>
        <w:rPr>
          <w:i/>
          <w:iCs/>
          <w:sz w:val="22"/>
          <w:szCs w:val="22"/>
        </w:rPr>
        <w:t>and describe any concerns/issues, or supportive comments provided by these individuals.</w:t>
      </w:r>
      <w:r>
        <w:rPr>
          <w:i/>
          <w:iCs/>
          <w:spacing w:val="40"/>
          <w:sz w:val="22"/>
          <w:szCs w:val="22"/>
        </w:rPr>
        <w:t xml:space="preserve"> </w:t>
      </w:r>
      <w:r>
        <w:rPr>
          <w:i/>
          <w:iCs/>
          <w:sz w:val="22"/>
          <w:szCs w:val="22"/>
        </w:rPr>
        <w:t>Explain how the program serves a clear student, community, or labor market need.</w:t>
      </w:r>
      <w:r>
        <w:rPr>
          <w:i/>
          <w:iCs/>
          <w:spacing w:val="40"/>
          <w:sz w:val="22"/>
          <w:szCs w:val="22"/>
        </w:rPr>
        <w:t xml:space="preserve"> </w:t>
      </w:r>
      <w:r>
        <w:rPr>
          <w:i/>
          <w:iCs/>
          <w:sz w:val="22"/>
          <w:szCs w:val="22"/>
        </w:rPr>
        <w:t>Address how the new program contributes to the District’s Mission and Strategic Plan.</w:t>
      </w:r>
    </w:p>
    <w:sdt>
      <w:sdtPr>
        <w:rPr>
          <w:rFonts w:ascii="Arial" w:hAnsi="Arial" w:cs="Arial"/>
          <w:sz w:val="24"/>
          <w:szCs w:val="24"/>
        </w:rPr>
        <w:id w:val="-1048214507"/>
        <w:placeholder>
          <w:docPart w:val="DefaultPlaceholder_-1854013440"/>
        </w:placeholder>
      </w:sdtPr>
      <w:sdtContent>
        <w:p w14:paraId="2AE21341" w14:textId="504E410C" w:rsidR="00FB08AB" w:rsidRDefault="00FB08AB" w:rsidP="00FB08AB">
          <w:pPr>
            <w:spacing w:after="0"/>
            <w:rPr>
              <w:rFonts w:ascii="Arial" w:hAnsi="Arial" w:cs="Arial"/>
              <w:sz w:val="24"/>
              <w:szCs w:val="24"/>
            </w:rPr>
          </w:pPr>
          <w:r>
            <w:rPr>
              <w:rFonts w:ascii="Arial" w:hAnsi="Arial" w:cs="Arial"/>
              <w:sz w:val="24"/>
              <w:szCs w:val="24"/>
            </w:rPr>
            <w:t>Program leads consulted industry advisors in utility operations, emergency services, and environmental consulting. Their feedback supports training that combines flight proficiency with reliable data collection, regulatory knowledge, and professional safety practices. Agriculture faculty and regional contacts are helping refine the agricultural pathway.</w:t>
          </w:r>
        </w:p>
        <w:p w14:paraId="3E0961AE" w14:textId="77777777" w:rsidR="0072445B" w:rsidRDefault="0072445B" w:rsidP="00FB08AB">
          <w:pPr>
            <w:spacing w:after="0"/>
            <w:rPr>
              <w:rFonts w:ascii="Arial" w:hAnsi="Arial" w:cs="Arial"/>
              <w:sz w:val="24"/>
              <w:szCs w:val="24"/>
            </w:rPr>
          </w:pPr>
        </w:p>
        <w:p w14:paraId="08F52B7A" w14:textId="51971DB8" w:rsidR="00FB08AB" w:rsidRDefault="0072445B" w:rsidP="00FB08AB">
          <w:pPr>
            <w:spacing w:after="0"/>
            <w:rPr>
              <w:rFonts w:ascii="Arial" w:hAnsi="Arial" w:cs="Arial"/>
              <w:sz w:val="24"/>
              <w:szCs w:val="24"/>
            </w:rPr>
          </w:pPr>
          <w:commentRangeStart w:id="7"/>
          <w:r>
            <w:rPr>
              <w:rFonts w:ascii="Arial" w:hAnsi="Arial" w:cs="Arial"/>
              <w:sz w:val="24"/>
              <w:szCs w:val="24"/>
            </w:rPr>
            <w:t>The proposed drone program completed Stage I: Preliminary Concept Consultation of the district’s new program approval process. The concept was discussed with Dr. Priest, Amy Stapp and Agriculture Division representatives, Lexie Bell regarding funding, and other college personnel to determine preliminary support before advancing to Stage II. College Council reviewed the proposal at Stage II on May 12, 2026, and the Planning and Budget Committee endorsed it at Stage III on September 29, 2026, and the Academic Senate endorsed it at Stage IV on October 23, 2026.</w:t>
          </w:r>
          <w:commentRangeEnd w:id="7"/>
          <w:r>
            <w:rPr>
              <w:rStyle w:val="CommentReference"/>
              <w:rFonts w:ascii="Arial" w:hAnsi="Arial" w:cs="Arial"/>
              <w:sz w:val="24"/>
              <w:szCs w:val="24"/>
            </w:rPr>
            <w:commentReference w:id="7"/>
          </w:r>
        </w:p>
        <w:p w14:paraId="4091A3F0" w14:textId="77777777" w:rsidR="0052715E" w:rsidRPr="005F71BC" w:rsidRDefault="0052715E" w:rsidP="00FB08AB">
          <w:pPr>
            <w:spacing w:after="0"/>
            <w:rPr>
              <w:rFonts w:ascii="Arial" w:hAnsi="Arial" w:cs="Arial"/>
              <w:sz w:val="24"/>
              <w:szCs w:val="24"/>
            </w:rPr>
          </w:pPr>
        </w:p>
        <w:p w14:paraId="2E4B0601" w14:textId="77777777" w:rsidR="00FB08AB" w:rsidRPr="005F71BC" w:rsidRDefault="00FB08AB" w:rsidP="00FB08AB">
          <w:pPr>
            <w:spacing w:after="0"/>
            <w:rPr>
              <w:rFonts w:ascii="Arial" w:hAnsi="Arial" w:cs="Arial"/>
              <w:sz w:val="24"/>
              <w:szCs w:val="24"/>
            </w:rPr>
          </w:pPr>
          <w:r>
            <w:rPr>
              <w:rFonts w:ascii="Arial" w:hAnsi="Arial" w:cs="Arial"/>
              <w:sz w:val="24"/>
              <w:szCs w:val="24"/>
            </w:rPr>
            <w:t>Janet Hankai, Manager, Aerial Field Operations, PG&amp;E, expressed strong support for the program's overarching goal of building a local workforce to address current recruitment challenges. Hankai stated, "I’m glad to see this program taking shape. PG&amp;E deploys 80+ drone pilots daily across California, and having a local pipeline of trained operators would be a huge benefit". Hankai further highlighted the immediate industry need, noting, "We’re currently having to recruit from out of the area for many of these positions".</w:t>
          </w:r>
        </w:p>
        <w:p w14:paraId="0F3229B6" w14:textId="77777777" w:rsidR="00FB08AB" w:rsidRPr="005F71BC" w:rsidRDefault="00FB08AB" w:rsidP="00FB08AB">
          <w:pPr>
            <w:spacing w:after="0"/>
            <w:rPr>
              <w:rFonts w:ascii="Arial" w:hAnsi="Arial" w:cs="Arial"/>
              <w:sz w:val="24"/>
              <w:szCs w:val="24"/>
            </w:rPr>
          </w:pPr>
        </w:p>
        <w:p w14:paraId="1276DA53" w14:textId="4C57CCF6" w:rsidR="00FB08AB" w:rsidRPr="005F71BC" w:rsidRDefault="00FB08AB" w:rsidP="00FB08AB">
          <w:pPr>
            <w:spacing w:after="0"/>
            <w:rPr>
              <w:rFonts w:ascii="Arial" w:hAnsi="Arial" w:cs="Arial"/>
              <w:sz w:val="24"/>
              <w:szCs w:val="24"/>
            </w:rPr>
          </w:pPr>
          <w:commentRangeStart w:id="8"/>
          <w:commentRangeStart w:id="9"/>
          <w:r>
            <w:rPr>
              <w:rFonts w:ascii="Arial" w:hAnsi="Arial" w:cs="Arial"/>
              <w:sz w:val="24"/>
              <w:szCs w:val="24"/>
            </w:rPr>
            <w:t>Samuel Ericksen, then UAS Coordinator at the California Governor's Office of Emergency Services (Cal OES), identified the availability of trained operators as a constraint on program growth. He explained that "finding or training pilots to the point they can fly and do their job well is a limiting factor in the forward movement of drone programs". His feedback supports a local training pathway that prepares students to contribute to established drone programs.</w:t>
          </w:r>
          <w:commentRangeEnd w:id="9"/>
          <w:r w:rsidRPr="005F71BC">
            <w:rPr>
              <w:rStyle w:val="CommentReference"/>
              <w:rFonts w:ascii="Arial" w:hAnsi="Arial" w:cs="Arial"/>
              <w:sz w:val="24"/>
              <w:szCs w:val="24"/>
            </w:rPr>
            <w:commentReference w:id="9"/>
          </w:r>
        </w:p>
        <w:p w14:paraId="74A26642" w14:textId="77777777" w:rsidR="00FB08AB" w:rsidRPr="005F71BC" w:rsidRDefault="00FB08AB" w:rsidP="00FB08AB">
          <w:pPr>
            <w:spacing w:after="0"/>
            <w:rPr>
              <w:rFonts w:ascii="Arial" w:hAnsi="Arial" w:cs="Arial"/>
              <w:sz w:val="24"/>
              <w:szCs w:val="24"/>
            </w:rPr>
          </w:pPr>
        </w:p>
        <w:p w14:paraId="1539F674" w14:textId="56834846" w:rsidR="00FB08AB" w:rsidRPr="005F71BC" w:rsidRDefault="00FB08AB" w:rsidP="00FB08AB">
          <w:pPr>
            <w:spacing w:after="0"/>
            <w:rPr>
              <w:rFonts w:ascii="Arial" w:hAnsi="Arial" w:cs="Arial"/>
              <w:sz w:val="24"/>
              <w:szCs w:val="24"/>
            </w:rPr>
          </w:pPr>
          <w:r>
            <w:rPr>
              <w:rFonts w:ascii="Arial" w:hAnsi="Arial" w:cs="Arial"/>
              <w:sz w:val="24"/>
              <w:szCs w:val="24"/>
            </w:rPr>
            <w:t>Ericksen also identified value in the mapping specialization for roles within his agency.</w:t>
          </w:r>
          <w:commentRangeEnd w:id="8"/>
          <w:r w:rsidR="00BC2D3B" w:rsidRPr="005F71BC">
            <w:rPr>
              <w:rStyle w:val="CommentReference"/>
              <w:rFonts w:ascii="Arial" w:hAnsi="Arial" w:cs="Arial"/>
              <w:sz w:val="24"/>
              <w:szCs w:val="24"/>
            </w:rPr>
            <w:commentReference w:id="8"/>
          </w:r>
        </w:p>
        <w:p w14:paraId="6BB07902" w14:textId="77777777" w:rsidR="00FB08AB" w:rsidRPr="005F71BC" w:rsidRDefault="00FB08AB" w:rsidP="00FB08AB">
          <w:pPr>
            <w:spacing w:after="0"/>
            <w:rPr>
              <w:rFonts w:ascii="Arial" w:hAnsi="Arial" w:cs="Arial"/>
              <w:sz w:val="24"/>
              <w:szCs w:val="24"/>
            </w:rPr>
          </w:pPr>
        </w:p>
        <w:p w14:paraId="6C1F3CC2" w14:textId="0A77C35D" w:rsidR="00FB08AB" w:rsidRPr="005F71BC" w:rsidRDefault="00FB08AB" w:rsidP="00FB08AB">
          <w:pPr>
            <w:spacing w:after="0"/>
            <w:rPr>
              <w:rFonts w:ascii="Arial" w:hAnsi="Arial" w:cs="Arial"/>
              <w:sz w:val="24"/>
              <w:szCs w:val="24"/>
            </w:rPr>
          </w:pPr>
          <w:r>
            <w:rPr>
              <w:rFonts w:ascii="Arial" w:hAnsi="Arial" w:cs="Arial"/>
              <w:sz w:val="24"/>
              <w:szCs w:val="24"/>
            </w:rPr>
            <w:t xml:space="preserve">Sullivan France, GIS Specialist at </w:t>
          </w:r>
          <w:r w:rsidR="00BC2D3B">
            <w:rPr>
              <w:rFonts w:ascii="Arial" w:hAnsi="Arial" w:cs="Arial"/>
              <w:sz w:val="24"/>
              <w:szCs w:val="24"/>
            </w:rPr>
            <w:t>Althouse and Meade, Inc.</w:t>
          </w:r>
          <w:r>
            <w:rPr>
              <w:rFonts w:ascii="Arial" w:hAnsi="Arial" w:cs="Arial"/>
              <w:sz w:val="24"/>
              <w:szCs w:val="24"/>
            </w:rPr>
            <w:t>, supported the combination of drone mapping and GIS skills for</w:t>
          </w:r>
          <w:commentRangeStart w:id="10"/>
          <w:commentRangeStart w:id="11"/>
          <w:r w:rsidR="00BC2D3B">
            <w:rPr>
              <w:rFonts w:ascii="Arial" w:hAnsi="Arial" w:cs="Arial"/>
              <w:sz w:val="24"/>
              <w:szCs w:val="24"/>
            </w:rPr>
            <w:t xml:space="preserve"> environmental consulting. He noted</w:t>
          </w:r>
          <w:commentRangeEnd w:id="10"/>
          <w:r w:rsidR="0089776B">
            <w:rPr>
              <w:rStyle w:val="CommentReference"/>
              <w:rFonts w:ascii="Arial" w:hAnsi="Arial" w:cs="Arial"/>
              <w:sz w:val="24"/>
              <w:szCs w:val="24"/>
            </w:rPr>
            <w:commentReference w:id="10"/>
          </w:r>
          <w:commentRangeEnd w:id="11"/>
          <w:r>
            <w:rPr>
              <w:rStyle w:val="CommentReference"/>
              <w:rFonts w:ascii="Arial" w:hAnsi="Arial" w:cs="Arial"/>
              <w:sz w:val="24"/>
              <w:szCs w:val="24"/>
            </w:rPr>
            <w:commentReference w:id="11"/>
          </w:r>
          <w:r>
            <w:rPr>
              <w:rFonts w:ascii="Arial" w:hAnsi="Arial" w:cs="Arial"/>
              <w:sz w:val="24"/>
              <w:szCs w:val="24"/>
            </w:rPr>
            <w:t xml:space="preserve"> that graduates with this preparation would "be useful to us right out of the gate".</w:t>
          </w:r>
        </w:p>
        <w:p w14:paraId="056AC236" w14:textId="77777777" w:rsidR="00FB08AB" w:rsidRPr="005F71BC" w:rsidRDefault="00FB08AB" w:rsidP="00FB08AB">
          <w:pPr>
            <w:spacing w:after="0"/>
            <w:rPr>
              <w:rFonts w:ascii="Arial" w:hAnsi="Arial" w:cs="Arial"/>
              <w:sz w:val="24"/>
              <w:szCs w:val="24"/>
            </w:rPr>
          </w:pPr>
        </w:p>
        <w:p w14:paraId="6BA93C19" w14:textId="77777777" w:rsidR="006334B7" w:rsidRPr="006334B7" w:rsidRDefault="006334B7" w:rsidP="00AC4522">
          <w:pPr>
            <w:keepNext/>
            <w:keepLines/>
            <w:spacing w:after="0"/>
            <w:rPr>
              <w:rFonts w:ascii="Arial" w:hAnsi="Arial" w:cs="Arial"/>
              <w:i/>
              <w:iCs/>
              <w:sz w:val="24"/>
              <w:szCs w:val="24"/>
            </w:rPr>
          </w:pPr>
          <w:r>
            <w:rPr>
              <w:rFonts w:ascii="Arial" w:hAnsi="Arial" w:cs="Arial"/>
              <w:i/>
              <w:iCs/>
              <w:sz w:val="24"/>
              <w:szCs w:val="24"/>
            </w:rPr>
            <w:t>Agriculture Sector Advisory Input and Market Demand</w:t>
          </w:r>
        </w:p>
        <w:p w14:paraId="56738AE9" w14:textId="0EE0D3E5" w:rsidR="006334B7" w:rsidRDefault="006334B7" w:rsidP="006334B7">
          <w:pPr>
            <w:spacing w:after="0"/>
            <w:rPr>
              <w:rFonts w:ascii="Arial" w:hAnsi="Arial" w:cs="Arial"/>
              <w:sz w:val="24"/>
              <w:szCs w:val="24"/>
            </w:rPr>
          </w:pPr>
          <w:r>
            <w:rPr>
              <w:rFonts w:ascii="Arial" w:hAnsi="Arial" w:cs="Arial"/>
              <w:sz w:val="24"/>
              <w:szCs w:val="24"/>
            </w:rPr>
            <w:t>The agriculture pathway connects drone instruction with crop monitoring, multispectral imaging, irrigation assessment, agricultural mapping, and spray operations. Regional advisory input will help identify which applications and skills are most useful to Central Coast employers.</w:t>
          </w:r>
        </w:p>
        <w:p w14:paraId="29A4E1FD" w14:textId="77777777" w:rsidR="006334B7" w:rsidRPr="006334B7" w:rsidRDefault="006334B7" w:rsidP="006334B7">
          <w:pPr>
            <w:spacing w:after="0"/>
            <w:rPr>
              <w:rFonts w:ascii="Arial" w:hAnsi="Arial" w:cs="Arial"/>
              <w:sz w:val="24"/>
              <w:szCs w:val="24"/>
            </w:rPr>
          </w:pPr>
        </w:p>
        <w:p w14:paraId="357E7C7B" w14:textId="081E27FE" w:rsidR="002B1E5A" w:rsidRDefault="00000000">
          <w:pPr>
            <w:spacing w:after="0"/>
            <w:rPr>
              <w:rFonts w:ascii="Arial" w:hAnsi="Arial" w:cs="Arial"/>
              <w:sz w:val="24"/>
              <w:szCs w:val="24"/>
            </w:rPr>
          </w:pPr>
          <w:r>
            <w:rPr>
              <w:rFonts w:ascii="Arial" w:hAnsi="Arial" w:cs="Arial"/>
              <w:sz w:val="24"/>
              <w:szCs w:val="24"/>
            </w:rPr>
            <w:lastRenderedPageBreak/>
            <w:t>Local agriculture advisory input is being developed in collaboration with Amy Stapp, Agriculture Division Chair, alongside the UAS curriculum development process. Amy is reaching out to the Agriculture Advisory Committee to solicit more specific feedback on the proposed agriculture drone pathway and to identify regional employers and subject matter experts who can help validate the agriculture certificate and AERO 162.</w:t>
          </w:r>
        </w:p>
        <w:p w14:paraId="507A3ECB" w14:textId="77777777" w:rsidR="006334B7" w:rsidRPr="006334B7" w:rsidRDefault="006334B7" w:rsidP="006334B7">
          <w:pPr>
            <w:spacing w:after="0"/>
            <w:rPr>
              <w:rFonts w:ascii="Arial" w:hAnsi="Arial" w:cs="Arial"/>
              <w:sz w:val="24"/>
              <w:szCs w:val="24"/>
            </w:rPr>
          </w:pPr>
        </w:p>
        <w:p w14:paraId="7CC7CFDA" w14:textId="77777777" w:rsidR="006334B7" w:rsidRDefault="006334B7" w:rsidP="006334B7">
          <w:pPr>
            <w:spacing w:after="0"/>
            <w:rPr>
              <w:rFonts w:ascii="Arial" w:hAnsi="Arial" w:cs="Arial"/>
              <w:sz w:val="24"/>
              <w:szCs w:val="24"/>
            </w:rPr>
          </w:pPr>
          <w:r>
            <w:rPr>
              <w:rFonts w:ascii="Arial" w:hAnsi="Arial" w:cs="Arial"/>
              <w:sz w:val="24"/>
              <w:szCs w:val="24"/>
            </w:rPr>
            <w:t>At the March 11, 2026 Agriculture Advisory Committee meeting, members discussed the need to prepare students for the increasingly technical side of agriculture. One committee member specifically noted that, “Drone technology and the ability to integrate data into operational decisions is a priority.” This feedback directly supports the proposed agriculture pathway’s emphasis on multispectral imaging, crop monitoring, thermal assessment of water stress, and translating drone-generated data into operational agricultural decisions.</w:t>
          </w:r>
        </w:p>
        <w:p w14:paraId="187DE3CC" w14:textId="77777777" w:rsidR="006334B7" w:rsidRPr="006334B7" w:rsidRDefault="006334B7" w:rsidP="006334B7">
          <w:pPr>
            <w:spacing w:after="0"/>
            <w:rPr>
              <w:rFonts w:ascii="Arial" w:hAnsi="Arial" w:cs="Arial"/>
              <w:sz w:val="24"/>
              <w:szCs w:val="24"/>
            </w:rPr>
          </w:pPr>
        </w:p>
        <w:p w14:paraId="3098B77E" w14:textId="77777777" w:rsidR="006334B7" w:rsidRDefault="006334B7" w:rsidP="006334B7">
          <w:pPr>
            <w:spacing w:after="0"/>
            <w:rPr>
              <w:rFonts w:ascii="Arial" w:hAnsi="Arial" w:cs="Arial"/>
              <w:sz w:val="24"/>
              <w:szCs w:val="24"/>
            </w:rPr>
          </w:pPr>
          <w:r>
            <w:rPr>
              <w:rFonts w:ascii="Arial" w:hAnsi="Arial" w:cs="Arial"/>
              <w:sz w:val="24"/>
              <w:szCs w:val="24"/>
            </w:rPr>
            <w:t>Several regional resources have already been identified for follow-up. Robert Hall Winery reportedly uses drones to deploy beneficial insects in vineyards, providing a relevant local example of drone-supported agricultural operations. Talley Farms has also been identified as a potential regional agriculture resource for Cuesta. In addition, Marc Horney, faculty at Cal Poly and Director of the Geospatial Systems Laboratory, has been identified as a local expert in drone and digital mapping applications for natural resource research and management practices. Marc has indicated a willingness to discuss Cuesta’s expansion of drone training into the agriculture area and is currently in communication with Amy.</w:t>
          </w:r>
        </w:p>
        <w:p w14:paraId="6DC420F5" w14:textId="77777777" w:rsidR="006334B7" w:rsidRPr="006334B7" w:rsidRDefault="006334B7" w:rsidP="006334B7">
          <w:pPr>
            <w:spacing w:after="0"/>
            <w:rPr>
              <w:rFonts w:ascii="Arial" w:hAnsi="Arial" w:cs="Arial"/>
              <w:sz w:val="24"/>
              <w:szCs w:val="24"/>
            </w:rPr>
          </w:pPr>
        </w:p>
        <w:p w14:paraId="18313C16" w14:textId="1CDB5FE0" w:rsidR="002B1E5A" w:rsidRDefault="00000000">
          <w:pPr>
            <w:spacing w:after="0"/>
            <w:rPr>
              <w:rFonts w:ascii="Arial" w:hAnsi="Arial" w:cs="Arial"/>
              <w:sz w:val="24"/>
              <w:szCs w:val="24"/>
            </w:rPr>
          </w:pPr>
          <w:r>
            <w:rPr>
              <w:rFonts w:ascii="Arial" w:hAnsi="Arial" w:cs="Arial"/>
              <w:sz w:val="24"/>
              <w:szCs w:val="24"/>
            </w:rPr>
            <w:t xml:space="preserve">Because the </w:t>
          </w:r>
          <w:commentRangeStart w:id="12"/>
          <w:commentRangeStart w:id="13"/>
          <w:r>
            <w:rPr>
              <w:rFonts w:ascii="Arial" w:hAnsi="Arial" w:cs="Arial"/>
              <w:sz w:val="24"/>
              <w:szCs w:val="24"/>
            </w:rPr>
            <w:t xml:space="preserve">Agricultural Drone Applications certificate </w:t>
          </w:r>
          <w:commentRangeEnd w:id="12"/>
          <w:r w:rsidR="00AC4522">
            <w:rPr>
              <w:rStyle w:val="CommentReference"/>
              <w:rFonts w:ascii="Arial" w:hAnsi="Arial" w:cs="Arial"/>
              <w:sz w:val="24"/>
              <w:szCs w:val="24"/>
            </w:rPr>
            <w:commentReference w:id="12"/>
          </w:r>
          <w:commentRangeEnd w:id="13"/>
          <w:r>
            <w:rPr>
              <w:rStyle w:val="CommentReference"/>
              <w:rFonts w:ascii="Arial" w:hAnsi="Arial" w:cs="Arial"/>
              <w:sz w:val="24"/>
              <w:szCs w:val="24"/>
            </w:rPr>
            <w:commentReference w:id="13"/>
          </w:r>
          <w:r>
            <w:rPr>
              <w:rFonts w:ascii="Arial" w:hAnsi="Arial" w:cs="Arial"/>
              <w:sz w:val="24"/>
              <w:szCs w:val="24"/>
            </w:rPr>
            <w:t>relies on agriculture-sector alignment, the program will complete additional agriculture advisory validation before final curriculum implementation. The immediate follow-up plan is to connect with approximately two to three regional agriculture employers or subject matter experts, including Robert Hall Winery, Talley Farms, and Marc Horney. Feedback from these contacts will be used to refine the AERO 162 Drone Applications in Precision Agriculture course outline, confirm regional workforce needs, and identify potential field-based learning, guest speaker, or advisory partnerships.</w:t>
          </w:r>
        </w:p>
        <w:p w14:paraId="33DACCD1" w14:textId="77777777" w:rsidR="006334B7" w:rsidRPr="006334B7" w:rsidRDefault="006334B7" w:rsidP="006334B7">
          <w:pPr>
            <w:spacing w:after="0"/>
            <w:rPr>
              <w:rFonts w:ascii="Arial" w:hAnsi="Arial" w:cs="Arial"/>
              <w:sz w:val="24"/>
              <w:szCs w:val="24"/>
            </w:rPr>
          </w:pPr>
        </w:p>
        <w:p w14:paraId="6BF049EF" w14:textId="77777777" w:rsidR="002B1E5A" w:rsidRDefault="00000000">
          <w:pPr>
            <w:spacing w:after="0"/>
            <w:rPr>
              <w:rFonts w:ascii="Arial" w:hAnsi="Arial" w:cs="Arial"/>
              <w:sz w:val="24"/>
              <w:szCs w:val="24"/>
            </w:rPr>
          </w:pPr>
          <w:r>
            <w:rPr>
              <w:rFonts w:ascii="Arial" w:hAnsi="Arial" w:cs="Arial"/>
              <w:sz w:val="24"/>
              <w:szCs w:val="24"/>
            </w:rPr>
            <w:t>This approach allows the program to proceed with a documented advisory-development plan while also ensuring that the agriculture certificate and AERO 162 are refined through direct input from regional agriculture employers, Agriculture Advisory Committee members, and local subject matter experts before final implementation.</w:t>
          </w:r>
        </w:p>
        <w:p w14:paraId="7C51581F" w14:textId="77777777" w:rsidR="002B1E5A" w:rsidRDefault="002B1E5A">
          <w:pPr>
            <w:spacing w:after="0"/>
            <w:rPr>
              <w:rFonts w:ascii="Arial" w:hAnsi="Arial" w:cs="Arial"/>
              <w:sz w:val="24"/>
              <w:szCs w:val="24"/>
            </w:rPr>
          </w:pPr>
        </w:p>
        <w:p w14:paraId="57AE98AB" w14:textId="77777777" w:rsidR="002B1E5A" w:rsidRDefault="00000000" w:rsidP="00AC4522">
          <w:pPr>
            <w:keepNext/>
            <w:keepLines/>
            <w:spacing w:after="0"/>
            <w:rPr>
              <w:rFonts w:ascii="Arial" w:hAnsi="Arial" w:cs="Arial"/>
              <w:i/>
              <w:iCs/>
              <w:sz w:val="24"/>
              <w:szCs w:val="24"/>
            </w:rPr>
          </w:pPr>
          <w:r>
            <w:rPr>
              <w:rFonts w:ascii="Arial" w:hAnsi="Arial" w:cs="Arial"/>
              <w:i/>
              <w:iCs/>
              <w:sz w:val="24"/>
              <w:szCs w:val="24"/>
            </w:rPr>
            <w:t>Industry Alignment of the Consolidated Program Structure</w:t>
          </w:r>
        </w:p>
        <w:p w14:paraId="6023B841" w14:textId="3261067B" w:rsidR="002B1E5A" w:rsidRDefault="00000000">
          <w:pPr>
            <w:spacing w:after="0"/>
            <w:rPr>
              <w:rFonts w:ascii="Arial" w:hAnsi="Arial" w:cs="Arial"/>
              <w:sz w:val="24"/>
              <w:szCs w:val="24"/>
            </w:rPr>
          </w:pPr>
          <w:commentRangeStart w:id="14"/>
          <w:r>
            <w:rPr>
              <w:rFonts w:ascii="Arial" w:hAnsi="Arial" w:cs="Arial"/>
              <w:sz w:val="24"/>
              <w:szCs w:val="24"/>
            </w:rPr>
            <w:t>Since College Council reviewed this proposal in May 2026, program leads have continued meeting with industry advisory partners, agency users, and the Agriculture Division to test the certificate structure against how drone programs actually operate. Those conversations helped refine the course offerings and consolidate related applications. The proposal now includes four new scheduled</w:t>
          </w:r>
          <w:commentRangeStart w:id="15"/>
          <w:r>
            <w:rPr>
              <w:rFonts w:ascii="Arial" w:hAnsi="Arial" w:cs="Arial"/>
              <w:sz w:val="24"/>
              <w:szCs w:val="24"/>
            </w:rPr>
            <w:t xml:space="preserve"> AERO courses, reduced from eight, and six credentials, reduced from seven. This structure brings related skills together and reflects the practical needs described by advisory partners.</w:t>
          </w:r>
          <w:commentRangeEnd w:id="15"/>
          <w:r w:rsidR="0089776B">
            <w:rPr>
              <w:rStyle w:val="CommentReference"/>
              <w:rFonts w:ascii="Arial" w:hAnsi="Arial" w:cs="Arial"/>
              <w:sz w:val="24"/>
              <w:szCs w:val="24"/>
            </w:rPr>
            <w:commentReference w:id="15"/>
          </w:r>
          <w:commentRangeEnd w:id="14"/>
          <w:r>
            <w:rPr>
              <w:rStyle w:val="CommentReference"/>
              <w:rFonts w:ascii="Arial" w:hAnsi="Arial" w:cs="Arial"/>
              <w:sz w:val="24"/>
              <w:szCs w:val="24"/>
            </w:rPr>
            <w:commentReference w:id="14"/>
          </w:r>
        </w:p>
        <w:p w14:paraId="5560712D" w14:textId="77777777" w:rsidR="002B1E5A" w:rsidRDefault="002B1E5A">
          <w:pPr>
            <w:spacing w:after="0"/>
            <w:rPr>
              <w:rFonts w:ascii="Arial" w:hAnsi="Arial" w:cs="Arial"/>
              <w:sz w:val="24"/>
              <w:szCs w:val="24"/>
            </w:rPr>
          </w:pPr>
        </w:p>
        <w:p w14:paraId="6FE2A3D6" w14:textId="2CB74C46" w:rsidR="002B1E5A" w:rsidRDefault="00000000">
          <w:pPr>
            <w:spacing w:after="0"/>
            <w:rPr>
              <w:rFonts w:ascii="Arial" w:hAnsi="Arial" w:cs="Arial"/>
              <w:sz w:val="24"/>
              <w:szCs w:val="24"/>
            </w:rPr>
          </w:pPr>
          <w:r>
            <w:rPr>
              <w:rFonts w:ascii="Arial" w:hAnsi="Arial" w:cs="Arial"/>
              <w:sz w:val="24"/>
              <w:szCs w:val="24"/>
            </w:rPr>
            <w:t>Utility and infrastructure discussions, including input from PG&amp;E, helped clarify the role of drones in inspection work. Advisors described detailed thermographic inspection performed from crewed aircraft and emphasized the importance of competent flight operations and clear color photography in drone work. Students need practice with camera settings, composition, and image quality, alongside mission planning, regulatory compliance, and organizational safety procedures. These priorities inform the Enterprise Drone Operations certificate, AERO 151, and imaging instruction across the program.</w:t>
          </w:r>
        </w:p>
        <w:p w14:paraId="64B4366F" w14:textId="77777777" w:rsidR="002B1E5A" w:rsidRDefault="002B1E5A">
          <w:pPr>
            <w:spacing w:after="0"/>
            <w:rPr>
              <w:rFonts w:ascii="Arial" w:hAnsi="Arial" w:cs="Arial"/>
              <w:sz w:val="24"/>
              <w:szCs w:val="24"/>
            </w:rPr>
          </w:pPr>
        </w:p>
        <w:p w14:paraId="41DA51E3" w14:textId="77777777" w:rsidR="002B1E5A" w:rsidRDefault="002B1E5A">
          <w:pPr>
            <w:spacing w:after="0"/>
            <w:rPr>
              <w:rFonts w:ascii="Arial" w:hAnsi="Arial" w:cs="Arial"/>
              <w:sz w:val="24"/>
              <w:szCs w:val="24"/>
            </w:rPr>
          </w:pPr>
        </w:p>
        <w:p w14:paraId="6F845664" w14:textId="6A0D5DA2" w:rsidR="002B1E5A" w:rsidRDefault="00000000">
          <w:pPr>
            <w:spacing w:after="0"/>
            <w:rPr>
              <w:rFonts w:ascii="Arial" w:hAnsi="Arial" w:cs="Arial"/>
              <w:sz w:val="24"/>
              <w:szCs w:val="24"/>
            </w:rPr>
          </w:pPr>
          <w:r>
            <w:rPr>
              <w:rFonts w:ascii="Arial" w:hAnsi="Arial" w:cs="Arial"/>
              <w:sz w:val="24"/>
              <w:szCs w:val="24"/>
            </w:rPr>
            <w:t>The structure also positions students for where the industry is heading. The FAA’s proposed Part 108 framework shifts responsibility for beyond visual line of sight operations to the organization and defines operational roles such as Operations Supervisors and Flight Coordinators. AERO 151 teaches Part 108 alongside current Part 107 requirements and makes clear which is proposed and which is in effect. Its safety instruction draws on FAA principles for identifying hazards, managing risk, and reviewing operational decisions. Because AERO 151 sits in the core of the Certificate of Achievement, every student completing that certificate develops this foundation, regardless of application area.</w:t>
          </w:r>
        </w:p>
        <w:p w14:paraId="42F32DDE" w14:textId="77777777" w:rsidR="002B1E5A" w:rsidRDefault="002B1E5A">
          <w:pPr>
            <w:spacing w:after="0"/>
            <w:rPr>
              <w:rFonts w:ascii="Arial" w:hAnsi="Arial" w:cs="Arial"/>
              <w:sz w:val="24"/>
              <w:szCs w:val="24"/>
            </w:rPr>
          </w:pPr>
        </w:p>
        <w:p w14:paraId="06337B16" w14:textId="77777777" w:rsidR="002B1E5A" w:rsidRDefault="00000000" w:rsidP="00AC4522">
          <w:pPr>
            <w:keepNext/>
            <w:keepLines/>
            <w:spacing w:after="0"/>
            <w:rPr>
              <w:rFonts w:ascii="Arial" w:hAnsi="Arial" w:cs="Arial"/>
              <w:sz w:val="24"/>
              <w:szCs w:val="24"/>
            </w:rPr>
          </w:pPr>
          <w:r>
            <w:rPr>
              <w:rFonts w:ascii="Arial" w:hAnsi="Arial" w:cs="Arial"/>
              <w:sz w:val="24"/>
              <w:szCs w:val="24"/>
            </w:rPr>
            <w:t>The applied courses remain aligned with the specific needs advisory partners identified:</w:t>
          </w:r>
        </w:p>
        <w:p w14:paraId="0005C1E1" w14:textId="117C35DD" w:rsidR="002B1E5A" w:rsidRDefault="00000000">
          <w:pPr>
            <w:numPr>
              <w:ilvl w:val="0"/>
              <w:numId w:val="19"/>
            </w:numPr>
            <w:spacing w:after="0"/>
            <w:rPr>
              <w:rFonts w:ascii="Arial" w:hAnsi="Arial" w:cs="Arial"/>
              <w:sz w:val="24"/>
              <w:szCs w:val="24"/>
            </w:rPr>
          </w:pPr>
          <w:r>
            <w:rPr>
              <w:rFonts w:ascii="Arial" w:hAnsi="Arial" w:cs="Arial"/>
              <w:b/>
              <w:bCs/>
              <w:sz w:val="24"/>
              <w:szCs w:val="24"/>
            </w:rPr>
            <w:t>Mapping and geospatial work.</w:t>
          </w:r>
          <w:r>
            <w:rPr>
              <w:rFonts w:ascii="Arial" w:hAnsi="Arial" w:cs="Arial"/>
              <w:sz w:val="24"/>
              <w:szCs w:val="24"/>
            </w:rPr>
            <w:t xml:space="preserve"> Samuel Ericksen identified mapping skills as useful to his agency, and Sullivan France emphasized the value of combining drone mapping with a solid GIS foundation. AERO 161 teaches the complete mapping process, including GNSS, ground control, and accuracy verification, to prepare usable data for GIS, environmental consulting, and public works applications.</w:t>
          </w:r>
        </w:p>
        <w:p w14:paraId="77EB81C4"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Agriculture.</w:t>
          </w:r>
          <w:r>
            <w:rPr>
              <w:rFonts w:ascii="Arial" w:hAnsi="Arial" w:cs="Arial"/>
              <w:sz w:val="24"/>
              <w:szCs w:val="24"/>
            </w:rPr>
            <w:t xml:space="preserve"> At the March 11, 2026 Agriculture Advisory Committee meeting, a member noted that “Drone technology and the ability to integrate data into operational decisions is a priority.” AERO 162 combines crop monitoring, thermal assessment of water stress, and spray mission planning under Part 137 in one course. This preserves both agricultural uses the original proposal identified while defining the college’s role as drone operation and application placement, not pesticide licensing.</w:t>
          </w:r>
        </w:p>
        <w:p w14:paraId="20DE42C7" w14:textId="77777777" w:rsidR="002B1E5A" w:rsidRDefault="00000000">
          <w:pPr>
            <w:numPr>
              <w:ilvl w:val="0"/>
              <w:numId w:val="19"/>
            </w:numPr>
            <w:spacing w:after="0"/>
            <w:rPr>
              <w:rFonts w:ascii="Arial" w:hAnsi="Arial" w:cs="Arial"/>
              <w:sz w:val="24"/>
              <w:szCs w:val="24"/>
            </w:rPr>
          </w:pPr>
          <w:r>
            <w:rPr>
              <w:rFonts w:ascii="Arial" w:hAnsi="Arial" w:cs="Arial"/>
              <w:b/>
              <w:bCs/>
              <w:sz w:val="24"/>
              <w:szCs w:val="24"/>
            </w:rPr>
            <w:t>Public safety.</w:t>
          </w:r>
          <w:r>
            <w:rPr>
              <w:rFonts w:ascii="Arial" w:hAnsi="Arial" w:cs="Arial"/>
              <w:sz w:val="24"/>
              <w:szCs w:val="24"/>
            </w:rPr>
            <w:t xml:space="preserve"> AERO 163 combines law enforcement, fire, and search and rescue applications that had been planned as separate courses. It adds scene reconstruction and the legal framework specific to public safety operations. Pairing it with existing criminal justice courses serves the incumbent personnel who fill most public safety drone roles.</w:t>
          </w:r>
        </w:p>
        <w:p w14:paraId="09B49667" w14:textId="77777777" w:rsidR="002B1E5A" w:rsidRDefault="002B1E5A">
          <w:pPr>
            <w:spacing w:after="0"/>
            <w:rPr>
              <w:rFonts w:ascii="Arial" w:hAnsi="Arial" w:cs="Arial"/>
              <w:sz w:val="24"/>
              <w:szCs w:val="24"/>
            </w:rPr>
          </w:pPr>
        </w:p>
        <w:p w14:paraId="6FFA932E" w14:textId="63E6D4EB" w:rsidR="002B1E5A" w:rsidRDefault="00000000">
          <w:pPr>
            <w:spacing w:after="0"/>
            <w:rPr>
              <w:rFonts w:ascii="Arial" w:hAnsi="Arial" w:cs="Arial"/>
              <w:sz w:val="24"/>
              <w:szCs w:val="24"/>
            </w:rPr>
          </w:pPr>
          <w:r>
            <w:rPr>
              <w:rFonts w:ascii="Arial" w:hAnsi="Arial" w:cs="Arial"/>
              <w:sz w:val="24"/>
              <w:szCs w:val="24"/>
            </w:rPr>
            <w:t>Consolidating the scheduled courses can reduce curriculum development and staffing demands while concentrating enrollment in fewer sections. Every certificate begins with the currently approved AERO 100, and coursework from each Certificate of Specialization can count toward the Certificate of Achievement.</w:t>
          </w:r>
        </w:p>
        <w:p w14:paraId="7AED3A87" w14:textId="77777777" w:rsidR="001E3791" w:rsidRPr="009C4FEF" w:rsidRDefault="00000000" w:rsidP="009C4FEF">
          <w:pPr>
            <w:spacing w:after="0"/>
            <w:rPr>
              <w:rFonts w:ascii="Arial" w:hAnsi="Arial" w:cs="Arial"/>
              <w:sz w:val="24"/>
              <w:szCs w:val="24"/>
            </w:rPr>
          </w:pPr>
        </w:p>
      </w:sdtContent>
    </w:sdt>
    <w:p w14:paraId="79EB3FC1" w14:textId="77777777" w:rsidR="001E3791" w:rsidRPr="009C4FEF" w:rsidRDefault="001E3791" w:rsidP="001E3791">
      <w:pPr>
        <w:spacing w:after="0"/>
        <w:rPr>
          <w:rFonts w:ascii="Arial" w:hAnsi="Arial" w:cs="Arial"/>
          <w:sz w:val="24"/>
          <w:szCs w:val="24"/>
        </w:rPr>
      </w:pPr>
    </w:p>
    <w:p w14:paraId="50F9D2E9" w14:textId="77777777" w:rsidR="001E3791" w:rsidRPr="009C4FEF" w:rsidRDefault="001E3791" w:rsidP="00AC4522">
      <w:pPr>
        <w:pStyle w:val="BodyText"/>
        <w:keepNext/>
        <w:keepLines/>
        <w:kinsoku w:val="0"/>
        <w:overflowPunct w:val="0"/>
        <w:spacing w:before="92" w:after="240"/>
        <w:ind w:right="80"/>
        <w:rPr>
          <w:i/>
          <w:iCs/>
        </w:rPr>
      </w:pPr>
      <w:r>
        <w:rPr>
          <w:b/>
          <w:bCs/>
        </w:rPr>
        <w:lastRenderedPageBreak/>
        <w:t>Needs Assessment</w:t>
      </w:r>
      <w:r>
        <w:t xml:space="preserve">: </w:t>
      </w:r>
      <w:r>
        <w:rPr>
          <w:i/>
          <w:iCs/>
          <w:sz w:val="22"/>
          <w:szCs w:val="22"/>
        </w:rPr>
        <w:t>Indicate all of the following that apply: (a) institutional evidence of the need for this program and its source (Educational Master Plan, Strategic Plan, Institutional Plans,</w:t>
      </w:r>
      <w:r>
        <w:rPr>
          <w:i/>
          <w:iCs/>
          <w:spacing w:val="-1"/>
          <w:sz w:val="22"/>
          <w:szCs w:val="22"/>
        </w:rPr>
        <w:t xml:space="preserve"> </w:t>
      </w:r>
      <w:r>
        <w:rPr>
          <w:i/>
          <w:iCs/>
          <w:sz w:val="22"/>
          <w:szCs w:val="22"/>
        </w:rPr>
        <w:t>IPPR);</w:t>
      </w:r>
      <w:r>
        <w:rPr>
          <w:i/>
          <w:iCs/>
          <w:spacing w:val="-4"/>
          <w:sz w:val="22"/>
          <w:szCs w:val="22"/>
        </w:rPr>
        <w:t xml:space="preserve"> </w:t>
      </w:r>
      <w:r>
        <w:rPr>
          <w:i/>
          <w:iCs/>
          <w:sz w:val="22"/>
          <w:szCs w:val="22"/>
        </w:rPr>
        <w:t>(b)</w:t>
      </w:r>
      <w:r>
        <w:rPr>
          <w:i/>
          <w:iCs/>
          <w:spacing w:val="-4"/>
          <w:sz w:val="22"/>
          <w:szCs w:val="22"/>
        </w:rPr>
        <w:t xml:space="preserve"> </w:t>
      </w:r>
      <w:r>
        <w:rPr>
          <w:i/>
          <w:iCs/>
          <w:sz w:val="22"/>
          <w:szCs w:val="22"/>
        </w:rPr>
        <w:t>evidence</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workforce,</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labor</w:t>
      </w:r>
      <w:r>
        <w:rPr>
          <w:i/>
          <w:iCs/>
          <w:spacing w:val="-4"/>
          <w:sz w:val="22"/>
          <w:szCs w:val="22"/>
        </w:rPr>
        <w:t xml:space="preserve"> </w:t>
      </w:r>
      <w:r>
        <w:rPr>
          <w:i/>
          <w:iCs/>
          <w:sz w:val="22"/>
          <w:szCs w:val="22"/>
        </w:rPr>
        <w:t>market,</w:t>
      </w:r>
      <w:r>
        <w:rPr>
          <w:i/>
          <w:iCs/>
          <w:spacing w:val="-4"/>
          <w:sz w:val="22"/>
          <w:szCs w:val="22"/>
        </w:rPr>
        <w:t xml:space="preserve"> </w:t>
      </w:r>
      <w:r>
        <w:rPr>
          <w:i/>
          <w:iCs/>
          <w:sz w:val="22"/>
          <w:szCs w:val="22"/>
        </w:rPr>
        <w:t>or</w:t>
      </w:r>
      <w:r>
        <w:rPr>
          <w:i/>
          <w:iCs/>
          <w:spacing w:val="-4"/>
          <w:sz w:val="22"/>
          <w:szCs w:val="22"/>
        </w:rPr>
        <w:t xml:space="preserve"> </w:t>
      </w:r>
      <w:r>
        <w:rPr>
          <w:i/>
          <w:iCs/>
          <w:sz w:val="22"/>
          <w:szCs w:val="22"/>
        </w:rPr>
        <w:t>student</w:t>
      </w:r>
      <w:r>
        <w:rPr>
          <w:i/>
          <w:iCs/>
          <w:spacing w:val="-4"/>
          <w:sz w:val="22"/>
          <w:szCs w:val="22"/>
        </w:rPr>
        <w:t xml:space="preserve"> </w:t>
      </w:r>
      <w:r>
        <w:rPr>
          <w:i/>
          <w:iCs/>
          <w:sz w:val="22"/>
          <w:szCs w:val="22"/>
        </w:rPr>
        <w:t>demand</w:t>
      </w:r>
      <w:r>
        <w:rPr>
          <w:i/>
          <w:iCs/>
          <w:spacing w:val="-3"/>
          <w:sz w:val="22"/>
          <w:szCs w:val="22"/>
        </w:rPr>
        <w:t xml:space="preserve"> </w:t>
      </w:r>
      <w:r>
        <w:rPr>
          <w:i/>
          <w:iCs/>
          <w:sz w:val="22"/>
          <w:szCs w:val="22"/>
        </w:rPr>
        <w:t>(National,</w:t>
      </w:r>
      <w:r>
        <w:rPr>
          <w:i/>
          <w:iCs/>
          <w:spacing w:val="-4"/>
          <w:sz w:val="22"/>
          <w:szCs w:val="22"/>
        </w:rPr>
        <w:t xml:space="preserve"> </w:t>
      </w:r>
      <w:r>
        <w:rPr>
          <w:i/>
          <w:iCs/>
          <w:sz w:val="22"/>
          <w:szCs w:val="22"/>
        </w:rPr>
        <w:t>State</w:t>
      </w:r>
      <w:r>
        <w:rPr>
          <w:i/>
          <w:iCs/>
          <w:spacing w:val="-3"/>
          <w:sz w:val="22"/>
          <w:szCs w:val="22"/>
        </w:rPr>
        <w:t xml:space="preserve"> </w:t>
      </w:r>
      <w:r>
        <w:rPr>
          <w:i/>
          <w:iCs/>
          <w:sz w:val="22"/>
          <w:szCs w:val="22"/>
        </w:rPr>
        <w:t>or Local); and (c) evidence of accreditation or other governing body requirement/demands.</w:t>
      </w:r>
    </w:p>
    <w:sdt>
      <w:sdtPr>
        <w:rPr>
          <w:rFonts w:ascii="Arial" w:hAnsi="Arial" w:cs="Arial"/>
          <w:sz w:val="24"/>
          <w:szCs w:val="24"/>
        </w:rPr>
        <w:id w:val="320939076"/>
        <w:placeholder>
          <w:docPart w:val="DefaultPlaceholder_-1854013440"/>
        </w:placeholder>
      </w:sdtPr>
      <w:sdtContent>
        <w:p w14:paraId="1B1D21F8" w14:textId="77777777" w:rsidR="00FB08AB" w:rsidRPr="005F71BC" w:rsidRDefault="00FB08AB" w:rsidP="00FB08AB">
          <w:pPr>
            <w:spacing w:after="0"/>
            <w:rPr>
              <w:rFonts w:ascii="Arial" w:hAnsi="Arial" w:cs="Arial"/>
              <w:sz w:val="24"/>
              <w:szCs w:val="24"/>
            </w:rPr>
          </w:pPr>
          <w:r>
            <w:rPr>
              <w:rFonts w:ascii="Arial" w:hAnsi="Arial" w:cs="Arial"/>
              <w:b/>
              <w:bCs/>
              <w:sz w:val="24"/>
              <w:szCs w:val="24"/>
            </w:rPr>
            <w:t>(a) Institutional Evidence of Need</w:t>
          </w:r>
          <w:r>
            <w:rPr>
              <w:rFonts w:ascii="Arial" w:hAnsi="Arial" w:cs="Arial"/>
              <w:sz w:val="24"/>
              <w:szCs w:val="24"/>
            </w:rPr>
            <w:t xml:space="preserve"> The proposed program is strongly supported by the San Luis Obispo County Community College District (SLOCCCD) Strategic Plan 2020-2023, which has been extended through 2026. The curriculum and program outcomes are explicitly designed to advance the following Institutional Goals:</w:t>
          </w:r>
        </w:p>
        <w:p w14:paraId="47ACDB18" w14:textId="1317022F" w:rsidR="0072445B" w:rsidRPr="0072445B" w:rsidRDefault="0072445B" w:rsidP="00FB08AB">
          <w:pPr>
            <w:numPr>
              <w:ilvl w:val="0"/>
              <w:numId w:val="1"/>
            </w:numPr>
            <w:spacing w:after="0"/>
            <w:rPr>
              <w:rFonts w:ascii="Arial" w:hAnsi="Arial" w:cs="Arial"/>
              <w:sz w:val="24"/>
              <w:szCs w:val="24"/>
            </w:rPr>
          </w:pPr>
          <w:r>
            <w:rPr>
              <w:rFonts w:ascii="Arial" w:hAnsi="Arial" w:cs="Arial"/>
              <w:b/>
              <w:bCs/>
              <w:sz w:val="24"/>
              <w:szCs w:val="24"/>
            </w:rPr>
            <w:t>Goal 1: Access:</w:t>
          </w:r>
          <w:r>
            <w:rPr>
              <w:rFonts w:ascii="Arial" w:hAnsi="Arial" w:cs="Arial"/>
              <w:sz w:val="24"/>
              <w:szCs w:val="24"/>
            </w:rPr>
            <w:t xml:space="preserve"> The program supports the District’s objective to increase student access to higher education by creating a dual enrollment pathway for local high school students into emerging technical careers. This directly aligns with Institutional Objective 1D, which seeks to increase career pathways for local high school students and specifically measures the percent of local high school students enrolled in dual enrollment courses. The drone program also supports Institutional Objective 1A by expanding access through intentional program development and targeted outreach to low-income and underrepresented students.</w:t>
          </w:r>
        </w:p>
        <w:p w14:paraId="4D5E03C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2: Completion:</w:t>
          </w:r>
          <w:r>
            <w:rPr>
              <w:rFonts w:ascii="Arial" w:hAnsi="Arial" w:cs="Arial"/>
              <w:sz w:val="24"/>
              <w:szCs w:val="24"/>
            </w:rPr>
            <w:t xml:space="preserve"> The program supports the objective to increase the number of students who earn credentials, certificates, or specific job-oriented skill sets.</w:t>
          </w:r>
        </w:p>
        <w:p w14:paraId="2AC4D8BE"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5: Workforce:</w:t>
          </w:r>
          <w:r>
            <w:rPr>
              <w:rFonts w:ascii="Arial" w:hAnsi="Arial" w:cs="Arial"/>
              <w:sz w:val="24"/>
              <w:szCs w:val="24"/>
            </w:rPr>
            <w:t xml:space="preserve"> The high earning potential of drone careers directly supports the objectives to increase median annual earnings, increase the proportion of students attaining a living wage, and ensure students secure jobs closely related to their field of study.</w:t>
          </w:r>
        </w:p>
        <w:p w14:paraId="5CBBC1DF" w14:textId="77777777" w:rsidR="00FB08AB" w:rsidRPr="005F71BC" w:rsidRDefault="00FB08AB" w:rsidP="00FB08AB">
          <w:pPr>
            <w:numPr>
              <w:ilvl w:val="0"/>
              <w:numId w:val="1"/>
            </w:numPr>
            <w:spacing w:after="0"/>
            <w:rPr>
              <w:rFonts w:ascii="Arial" w:hAnsi="Arial" w:cs="Arial"/>
              <w:sz w:val="24"/>
              <w:szCs w:val="24"/>
            </w:rPr>
          </w:pPr>
          <w:r>
            <w:rPr>
              <w:rFonts w:ascii="Arial" w:hAnsi="Arial" w:cs="Arial"/>
              <w:b/>
              <w:bCs/>
              <w:sz w:val="24"/>
              <w:szCs w:val="24"/>
            </w:rPr>
            <w:t>Goal 6: Facilities and Technology:</w:t>
          </w:r>
          <w:r>
            <w:rPr>
              <w:rFonts w:ascii="Arial" w:hAnsi="Arial" w:cs="Arial"/>
              <w:sz w:val="24"/>
              <w:szCs w:val="24"/>
            </w:rPr>
            <w:t xml:space="preserve"> The integration of advanced mapping, multispectral, and thermal drone hardware aligns with the objective to align technology to facilitate student learning.</w:t>
          </w:r>
        </w:p>
        <w:p w14:paraId="2A09617A" w14:textId="77777777" w:rsidR="00FB08AB" w:rsidRDefault="00FB08AB" w:rsidP="00FB08AB">
          <w:pPr>
            <w:spacing w:after="0"/>
            <w:rPr>
              <w:rFonts w:ascii="Arial" w:hAnsi="Arial" w:cs="Arial"/>
              <w:sz w:val="24"/>
              <w:szCs w:val="24"/>
            </w:rPr>
          </w:pPr>
          <w:r>
            <w:rPr>
              <w:rFonts w:ascii="Arial" w:hAnsi="Arial" w:cs="Arial"/>
              <w:sz w:val="24"/>
              <w:szCs w:val="24"/>
            </w:rPr>
            <w:t>Additionally, the course proposal for AERO 100 (Basic UAV Operator) provides direct institutional evidence of a local gap, noting that "San Luis Obispo County is emerging as a leader in the design and manufacture of these aircraft" and that trained operators are needed to integrate remote applications into existing college programs.</w:t>
          </w:r>
        </w:p>
        <w:p w14:paraId="44ED5A84" w14:textId="77777777" w:rsidR="0055461F" w:rsidRDefault="0055461F" w:rsidP="00FB08AB">
          <w:pPr>
            <w:spacing w:after="0"/>
            <w:rPr>
              <w:rFonts w:ascii="Arial" w:hAnsi="Arial" w:cs="Arial"/>
              <w:sz w:val="24"/>
              <w:szCs w:val="24"/>
            </w:rPr>
          </w:pPr>
        </w:p>
        <w:p w14:paraId="60B64195" w14:textId="77777777" w:rsidR="0055461F" w:rsidRPr="0055461F" w:rsidRDefault="0055461F" w:rsidP="00AC4522">
          <w:pPr>
            <w:keepNext/>
            <w:keepLines/>
            <w:spacing w:after="0"/>
            <w:rPr>
              <w:rFonts w:ascii="Arial" w:hAnsi="Arial" w:cs="Arial"/>
              <w:sz w:val="24"/>
              <w:szCs w:val="24"/>
            </w:rPr>
          </w:pPr>
          <w:r>
            <w:rPr>
              <w:rFonts w:ascii="Arial" w:hAnsi="Arial" w:cs="Arial"/>
              <w:b/>
              <w:bCs/>
              <w:sz w:val="24"/>
              <w:szCs w:val="24"/>
            </w:rPr>
            <w:t>Equity and Access Benefits Through Dual Enrollment</w:t>
          </w:r>
        </w:p>
        <w:p w14:paraId="4AFEE3D8" w14:textId="466C2281" w:rsidR="0055461F" w:rsidRDefault="0055461F" w:rsidP="0055461F">
          <w:pPr>
            <w:spacing w:after="0"/>
            <w:rPr>
              <w:rFonts w:ascii="Arial" w:hAnsi="Arial" w:cs="Arial"/>
              <w:sz w:val="24"/>
              <w:szCs w:val="24"/>
            </w:rPr>
          </w:pPr>
          <w:r>
            <w:rPr>
              <w:rFonts w:ascii="Arial" w:hAnsi="Arial" w:cs="Arial"/>
              <w:sz w:val="24"/>
              <w:szCs w:val="24"/>
            </w:rPr>
            <w:t>The proposed drone program supports the District’s access, equity, and workforce goals by creating an early college pathway into emerging technical careers for local high school students. This aligns directly with the District’s Strategic Plan, including Institutional Goal 1: Access, which includes increasing enrollment of low-income and underrepresented students through intentional program development and targeted outreach, as well as increasing career pathways for local high school students through dual enrollment opportunities. The program also supports Institutional Goal 5: Workforce by preparing students for job-oriented skill sets connected to regional employment sectors.</w:t>
          </w:r>
        </w:p>
        <w:p w14:paraId="2F77B2D5" w14:textId="77777777" w:rsidR="0055461F" w:rsidRPr="0055461F" w:rsidRDefault="0055461F" w:rsidP="0055461F">
          <w:pPr>
            <w:spacing w:after="0"/>
            <w:rPr>
              <w:rFonts w:ascii="Arial" w:hAnsi="Arial" w:cs="Arial"/>
              <w:sz w:val="24"/>
              <w:szCs w:val="24"/>
            </w:rPr>
          </w:pPr>
        </w:p>
        <w:p w14:paraId="1E14554C" w14:textId="77777777" w:rsidR="0055461F" w:rsidRDefault="0055461F" w:rsidP="0055461F">
          <w:pPr>
            <w:spacing w:after="0"/>
            <w:rPr>
              <w:rFonts w:ascii="Arial" w:hAnsi="Arial" w:cs="Arial"/>
              <w:sz w:val="24"/>
              <w:szCs w:val="24"/>
            </w:rPr>
          </w:pPr>
          <w:r>
            <w:rPr>
              <w:rFonts w:ascii="Arial" w:hAnsi="Arial" w:cs="Arial"/>
              <w:sz w:val="24"/>
              <w:szCs w:val="24"/>
            </w:rPr>
            <w:t xml:space="preserve">The equity and access benefit is especially important because the proposed high school partners serve substantial populations of socioeconomically disadvantaged and other equity-impacted students. Current California School Dashboard data identifies approximately 59.8% </w:t>
          </w:r>
          <w:r>
            <w:rPr>
              <w:rFonts w:ascii="Arial" w:hAnsi="Arial" w:cs="Arial"/>
              <w:sz w:val="24"/>
              <w:szCs w:val="24"/>
            </w:rPr>
            <w:lastRenderedPageBreak/>
            <w:t>of Lucia Mar Unified students and 68.5% of Paso Robles Joint Unified students as socioeconomically disadvantaged. By offering UAS coursework through dual enrollment, the program can reduce barriers to participation by allowing students to begin earning college credit, technical skills, and career exposure while still in high school.</w:t>
          </w:r>
        </w:p>
        <w:p w14:paraId="0D18F5C4" w14:textId="77777777" w:rsidR="0055461F" w:rsidRPr="0055461F" w:rsidRDefault="0055461F" w:rsidP="0055461F">
          <w:pPr>
            <w:spacing w:after="0"/>
            <w:rPr>
              <w:rFonts w:ascii="Arial" w:hAnsi="Arial" w:cs="Arial"/>
              <w:sz w:val="24"/>
              <w:szCs w:val="24"/>
            </w:rPr>
          </w:pPr>
        </w:p>
        <w:p w14:paraId="119919AD" w14:textId="77777777" w:rsidR="0055461F" w:rsidRDefault="0055461F" w:rsidP="0055461F">
          <w:pPr>
            <w:spacing w:after="0"/>
            <w:rPr>
              <w:rFonts w:ascii="Arial" w:hAnsi="Arial" w:cs="Arial"/>
              <w:sz w:val="24"/>
              <w:szCs w:val="24"/>
            </w:rPr>
          </w:pPr>
          <w:r>
            <w:rPr>
              <w:rFonts w:ascii="Arial" w:hAnsi="Arial" w:cs="Arial"/>
              <w:sz w:val="24"/>
              <w:szCs w:val="24"/>
            </w:rPr>
            <w:t>Lucia Mar Unified School District has agreed to offer AERO 100: Basic UAV Operator as part of its Fall 2027 dual enrollment program. This builds on earlier conversations about overlaying a drone pathway onto the district’s existing aviation coursework, which is offered through the Aircraft Owners and Pilots Association aviation curriculum. Lucia Mar’s aviation CTE pathway was launched in partnership with the County of San Luis Obispo Department of Airports at Arroyo Grande High School, and the AOPA high school curriculum includes both pilot and uncrewed aircraft systems pathways. This creates a natural bridge from aviation concepts into uncrewed aircraft operations, FAA Part 107 preparation, flight safety, mission planning, and applied drone use.</w:t>
          </w:r>
        </w:p>
        <w:p w14:paraId="397AC18A" w14:textId="77777777" w:rsidR="0055461F" w:rsidRPr="0055461F" w:rsidRDefault="0055461F" w:rsidP="0055461F">
          <w:pPr>
            <w:spacing w:after="0"/>
            <w:rPr>
              <w:rFonts w:ascii="Arial" w:hAnsi="Arial" w:cs="Arial"/>
              <w:sz w:val="24"/>
              <w:szCs w:val="24"/>
            </w:rPr>
          </w:pPr>
        </w:p>
        <w:p w14:paraId="355F8DBF" w14:textId="5961BE77" w:rsidR="002B1E5A" w:rsidRDefault="00000000">
          <w:pPr>
            <w:spacing w:after="0"/>
            <w:rPr>
              <w:rFonts w:ascii="Arial" w:hAnsi="Arial" w:cs="Arial"/>
              <w:sz w:val="24"/>
              <w:szCs w:val="24"/>
            </w:rPr>
          </w:pPr>
          <w:r>
            <w:rPr>
              <w:rFonts w:ascii="Arial" w:hAnsi="Arial" w:cs="Arial"/>
              <w:sz w:val="24"/>
              <w:szCs w:val="24"/>
            </w:rPr>
            <w:t>The program also creates opportunities to connect drone instruction to agriculture. Nipomo High School, within Lucia Mar Unified School District, has an established agriculture program and FFA presence, providing a relevant setting for connecting UAS instruction to agricultural applications such as crop monitoring, multispectral imaging, mapping, and data-supported farm management practices. This connection is particularly relevant to the proposed Agricultural Drone Applications certificate and AERO 162.</w:t>
          </w:r>
        </w:p>
        <w:p w14:paraId="2DCD9E39" w14:textId="77777777" w:rsidR="0055461F" w:rsidRPr="0055461F" w:rsidRDefault="0055461F" w:rsidP="0055461F">
          <w:pPr>
            <w:spacing w:after="0"/>
            <w:rPr>
              <w:rFonts w:ascii="Arial" w:hAnsi="Arial" w:cs="Arial"/>
              <w:sz w:val="24"/>
              <w:szCs w:val="24"/>
            </w:rPr>
          </w:pPr>
        </w:p>
        <w:p w14:paraId="443BAF46" w14:textId="77777777" w:rsidR="0055461F" w:rsidRDefault="0055461F" w:rsidP="0055461F">
          <w:pPr>
            <w:spacing w:after="0"/>
            <w:rPr>
              <w:rFonts w:ascii="Arial" w:hAnsi="Arial" w:cs="Arial"/>
              <w:sz w:val="24"/>
              <w:szCs w:val="24"/>
            </w:rPr>
          </w:pPr>
          <w:r>
            <w:rPr>
              <w:rFonts w:ascii="Arial" w:hAnsi="Arial" w:cs="Arial"/>
              <w:sz w:val="24"/>
              <w:szCs w:val="24"/>
            </w:rPr>
            <w:t>Cuesta is also scheduling a meeting with Paso Robles Joint Unified School District, which has expressed strong interest in partnering with the college to develop drone curriculum. Paso Robles High School already identifies agriculture pathway enhancements involving dual enrollment with Cuesta College beginning in 2026–27, and the district has an existing Innovation Academy partnership with Cuesta that allows high school students to earn college credit while attending high school. A UAS dual enrollment pathway would build on this existing college-going infrastructure while expanding access to aviation, agriculture technology, geospatial mapping, infrastructure inspection, public safety technology, and applied data careers.</w:t>
          </w:r>
        </w:p>
        <w:p w14:paraId="40BFDD9B" w14:textId="77777777" w:rsidR="0055461F" w:rsidRPr="0055461F" w:rsidRDefault="0055461F" w:rsidP="0055461F">
          <w:pPr>
            <w:spacing w:after="0"/>
            <w:rPr>
              <w:rFonts w:ascii="Arial" w:hAnsi="Arial" w:cs="Arial"/>
              <w:sz w:val="24"/>
              <w:szCs w:val="24"/>
            </w:rPr>
          </w:pPr>
        </w:p>
        <w:p w14:paraId="1BA56099" w14:textId="77777777" w:rsidR="0055461F" w:rsidRPr="0055461F" w:rsidRDefault="0055461F" w:rsidP="0055461F">
          <w:pPr>
            <w:spacing w:after="0"/>
            <w:rPr>
              <w:rFonts w:ascii="Arial" w:hAnsi="Arial" w:cs="Arial"/>
              <w:sz w:val="24"/>
              <w:szCs w:val="24"/>
            </w:rPr>
          </w:pPr>
          <w:r>
            <w:rPr>
              <w:rFonts w:ascii="Arial" w:hAnsi="Arial" w:cs="Arial"/>
              <w:sz w:val="24"/>
              <w:szCs w:val="24"/>
            </w:rPr>
            <w:t>The program’s stackable certificate structure further supports equity by allowing students to progress in manageable steps. Students may begin with foundational UAS coursework through dual enrollment and then continue into applied areas such as mapping, enterprise operations, agriculture, public safety, or media production. This structure supports students who may face financial, transportation, family, or college-going barriers by allowing them to earn college credit and workforce-aligned skills earlier, while creating a practical bridge from high school CTE participation into Cuesta certificates, employment-relevant skills, and longer-term educational pathways.</w:t>
          </w:r>
        </w:p>
        <w:p w14:paraId="32778687" w14:textId="77777777" w:rsidR="0055461F" w:rsidRDefault="0055461F" w:rsidP="00FB08AB">
          <w:pPr>
            <w:spacing w:after="0"/>
            <w:rPr>
              <w:rFonts w:ascii="Arial" w:hAnsi="Arial" w:cs="Arial"/>
              <w:sz w:val="24"/>
              <w:szCs w:val="24"/>
            </w:rPr>
          </w:pPr>
        </w:p>
        <w:p w14:paraId="2E70C4AF" w14:textId="77777777" w:rsidR="0055461F" w:rsidRPr="005F71BC" w:rsidRDefault="0055461F" w:rsidP="00FB08AB">
          <w:pPr>
            <w:spacing w:after="0"/>
            <w:rPr>
              <w:rFonts w:ascii="Arial" w:hAnsi="Arial" w:cs="Arial"/>
              <w:sz w:val="24"/>
              <w:szCs w:val="24"/>
            </w:rPr>
          </w:pPr>
        </w:p>
        <w:p w14:paraId="373626AC" w14:textId="52E3B96C" w:rsidR="00FB08AB" w:rsidRPr="005F71BC" w:rsidRDefault="00FB08AB" w:rsidP="00FB08AB">
          <w:pPr>
            <w:spacing w:after="0"/>
            <w:rPr>
              <w:rFonts w:ascii="Arial" w:hAnsi="Arial" w:cs="Arial"/>
              <w:sz w:val="24"/>
              <w:szCs w:val="24"/>
            </w:rPr>
          </w:pPr>
          <w:r>
            <w:rPr>
              <w:rFonts w:ascii="Arial" w:hAnsi="Arial" w:cs="Arial"/>
              <w:b/>
              <w:bCs/>
              <w:sz w:val="24"/>
              <w:szCs w:val="24"/>
            </w:rPr>
            <w:lastRenderedPageBreak/>
            <w:t>(b) Evidence of Workforce, Labor Market, or Student Demand</w:t>
          </w:r>
          <w:r>
            <w:rPr>
              <w:rFonts w:ascii="Arial" w:hAnsi="Arial" w:cs="Arial"/>
              <w:sz w:val="24"/>
              <w:szCs w:val="24"/>
            </w:rPr>
            <w:t xml:space="preserve"> The proposal draws on market projections and advisory input to identify potential employment areas. The figures below describe broader markets and occupational ranges:</w:t>
          </w:r>
        </w:p>
        <w:p w14:paraId="337657B2" w14:textId="77777777" w:rsidR="00FB08AB" w:rsidRPr="005F71BC" w:rsidRDefault="00FB08AB" w:rsidP="00FB08AB">
          <w:pPr>
            <w:numPr>
              <w:ilvl w:val="0"/>
              <w:numId w:val="2"/>
            </w:numPr>
            <w:spacing w:after="0"/>
            <w:rPr>
              <w:rFonts w:ascii="Arial" w:hAnsi="Arial" w:cs="Arial"/>
              <w:sz w:val="24"/>
              <w:szCs w:val="24"/>
            </w:rPr>
          </w:pPr>
          <w:commentRangeStart w:id="16"/>
          <w:r>
            <w:rPr>
              <w:rFonts w:ascii="Arial" w:hAnsi="Arial" w:cs="Arial"/>
              <w:b/>
              <w:bCs/>
              <w:sz w:val="24"/>
              <w:szCs w:val="24"/>
            </w:rPr>
            <w:t>National/Global Growth:</w:t>
          </w:r>
          <w:r>
            <w:rPr>
              <w:rFonts w:ascii="Arial" w:hAnsi="Arial" w:cs="Arial"/>
              <w:sz w:val="24"/>
              <w:szCs w:val="24"/>
            </w:rPr>
            <w:t xml:space="preserve"> The commercial drone market, valued at approximately $30 billion in 2024, is projected to reach $54 to $94 billion by 2030-2033.</w:t>
          </w:r>
          <w:commentRangeEnd w:id="16"/>
          <w:r w:rsidR="00AC4522" w:rsidRPr="005F71BC">
            <w:rPr>
              <w:rStyle w:val="CommentReference"/>
              <w:rFonts w:ascii="Arial" w:hAnsi="Arial" w:cs="Arial"/>
              <w:sz w:val="24"/>
              <w:szCs w:val="24"/>
            </w:rPr>
            <w:commentReference w:id="16"/>
          </w:r>
        </w:p>
        <w:p w14:paraId="5E0F1EE1" w14:textId="1CE89614"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Utility and Infrastructure Demand:</w:t>
          </w:r>
          <w:r>
            <w:rPr>
              <w:rFonts w:ascii="Arial" w:hAnsi="Arial" w:cs="Arial"/>
              <w:sz w:val="24"/>
              <w:szCs w:val="24"/>
            </w:rPr>
            <w:t xml:space="preserve"> Utility drone operations are a relevant regional employment area. PG&amp;E deploys over 80 drone pilots daily across California and logged over 300,000 inspections in 2024 alone. Advisory input from PG&amp;E described detailed thermographic inspection performed from crewed aircraft and emphasized flight proficiency and clear color photography for drone work. Operators also need mission planning, regulatory knowledge, and professional safety practices. That finding shaped the Enterprise Drone Operations certificate and the AERO 151 core course. Salaries in utility and infrastructure drone work range from $50,000 to $100,000 annually, with specialized pilots commanding $90,000 to $120,000+.</w:t>
          </w:r>
        </w:p>
        <w:p w14:paraId="05208811" w14:textId="17B03A2E" w:rsidR="00FB08AB" w:rsidRPr="005F71BC" w:rsidRDefault="00FB08AB" w:rsidP="00FB08AB">
          <w:pPr>
            <w:numPr>
              <w:ilvl w:val="0"/>
              <w:numId w:val="2"/>
            </w:numPr>
            <w:spacing w:after="0"/>
            <w:rPr>
              <w:rFonts w:ascii="Arial" w:hAnsi="Arial" w:cs="Arial"/>
              <w:sz w:val="24"/>
              <w:szCs w:val="24"/>
            </w:rPr>
          </w:pPr>
          <w:r>
            <w:rPr>
              <w:rFonts w:ascii="Arial" w:hAnsi="Arial" w:cs="Arial"/>
              <w:b/>
              <w:bCs/>
              <w:sz w:val="24"/>
              <w:szCs w:val="24"/>
            </w:rPr>
            <w:t>Local Mapping and Surveying Demand:</w:t>
          </w:r>
          <w:r>
            <w:rPr>
              <w:rFonts w:ascii="Arial" w:hAnsi="Arial" w:cs="Arial"/>
              <w:sz w:val="24"/>
              <w:szCs w:val="24"/>
            </w:rPr>
            <w:t xml:space="preserve"> Mapping is an established commercial drone application. San Luis Obispo County's active construction, civil engineering, and </w:t>
          </w:r>
          <w:r w:rsidR="009B2F17">
            <w:rPr>
              <w:rFonts w:ascii="Arial" w:hAnsi="Arial" w:cs="Arial"/>
              <w:sz w:val="24"/>
              <w:szCs w:val="24"/>
            </w:rPr>
            <w:t>permitting</w:t>
          </w:r>
          <w:r>
            <w:rPr>
              <w:rFonts w:ascii="Arial" w:hAnsi="Arial" w:cs="Arial"/>
              <w:sz w:val="24"/>
              <w:szCs w:val="24"/>
            </w:rPr>
            <w:t xml:space="preserve"> industries drive significant local demand for these services, with salaries ranging from $60,000 to $150,000 annually.</w:t>
          </w:r>
        </w:p>
        <w:p w14:paraId="4C109DFC" w14:textId="67FD2B6A" w:rsidR="00FB08AB" w:rsidRDefault="00FB08AB" w:rsidP="00FB08AB">
          <w:pPr>
            <w:numPr>
              <w:ilvl w:val="0"/>
              <w:numId w:val="2"/>
            </w:numPr>
            <w:spacing w:after="0"/>
            <w:rPr>
              <w:rFonts w:ascii="Arial" w:hAnsi="Arial" w:cs="Arial"/>
              <w:sz w:val="24"/>
              <w:szCs w:val="24"/>
            </w:rPr>
          </w:pPr>
          <w:r>
            <w:rPr>
              <w:rFonts w:ascii="Arial" w:hAnsi="Arial" w:cs="Arial"/>
              <w:b/>
              <w:bCs/>
              <w:sz w:val="24"/>
              <w:szCs w:val="24"/>
            </w:rPr>
            <w:t>State/Local Agricultural Demand:</w:t>
          </w:r>
          <w:r>
            <w:rPr>
              <w:rFonts w:ascii="Arial" w:hAnsi="Arial" w:cs="Arial"/>
              <w:sz w:val="24"/>
              <w:szCs w:val="24"/>
            </w:rPr>
            <w:t xml:space="preserve"> Agricultural applications include crop monitoring and aerial spraying in California's Central Valley, Salinas Valley, and Central Coast. The cited estimate of up to $8,000 per day during peak growing seasons concerns contract spraying revenue for experienced, licensed operators. Operating expenses reduce the amount retained by the operator, and graduate earnings depend on experience, credentials, and available work.</w:t>
          </w:r>
        </w:p>
        <w:p w14:paraId="3489B406" w14:textId="77777777" w:rsidR="006334B7" w:rsidRDefault="006334B7" w:rsidP="006334B7">
          <w:pPr>
            <w:spacing w:after="0"/>
            <w:ind w:left="720"/>
            <w:rPr>
              <w:rFonts w:ascii="Arial" w:hAnsi="Arial" w:cs="Arial"/>
              <w:sz w:val="24"/>
              <w:szCs w:val="24"/>
            </w:rPr>
          </w:pPr>
        </w:p>
        <w:p w14:paraId="21CC1E1A" w14:textId="767782AE" w:rsidR="006334B7" w:rsidRDefault="006334B7" w:rsidP="006334B7">
          <w:pPr>
            <w:spacing w:after="0"/>
            <w:ind w:left="720"/>
            <w:rPr>
              <w:rFonts w:ascii="Arial" w:hAnsi="Arial" w:cs="Arial"/>
              <w:sz w:val="24"/>
              <w:szCs w:val="24"/>
            </w:rPr>
          </w:pPr>
          <w:r>
            <w:rPr>
              <w:rFonts w:ascii="Arial" w:hAnsi="Arial" w:cs="Arial"/>
              <w:sz w:val="24"/>
              <w:szCs w:val="24"/>
            </w:rPr>
            <w:t>Local agriculture advisory validation is also underway in collaboration with the Agriculture Division. Early input from the March 11, 2026 Agriculture Advisory Committee meeting identified drone technology and the ability to integrate drone-generated data into operational decisions as a priority for modern agriculture. Additional follow-up with two to three regional agriculture employers or subject matter experts is planned to further validate the agriculture certificate and refine AERO 162 course content prior to implementation.</w:t>
          </w:r>
        </w:p>
        <w:p w14:paraId="2EAB8FB5" w14:textId="77777777" w:rsidR="006334B7" w:rsidRPr="005F71BC" w:rsidRDefault="006334B7" w:rsidP="006334B7">
          <w:pPr>
            <w:spacing w:after="0"/>
            <w:ind w:left="720"/>
            <w:rPr>
              <w:rFonts w:ascii="Arial" w:hAnsi="Arial" w:cs="Arial"/>
              <w:sz w:val="24"/>
              <w:szCs w:val="24"/>
            </w:rPr>
          </w:pPr>
        </w:p>
        <w:p w14:paraId="06B4D871" w14:textId="629FB2A4" w:rsidR="00D93430" w:rsidRDefault="00FB08AB" w:rsidP="00FB08AB">
          <w:pPr>
            <w:spacing w:after="0"/>
            <w:rPr>
              <w:rFonts w:ascii="Arial" w:hAnsi="Arial" w:cs="Arial"/>
              <w:sz w:val="24"/>
              <w:szCs w:val="24"/>
            </w:rPr>
          </w:pPr>
          <w:r>
            <w:rPr>
              <w:rFonts w:ascii="Arial" w:hAnsi="Arial" w:cs="Arial"/>
              <w:b/>
              <w:bCs/>
              <w:sz w:val="24"/>
              <w:szCs w:val="24"/>
            </w:rPr>
            <w:t>(c) Evidence of Accreditation or Governing Body Requirement/Demands</w:t>
          </w:r>
          <w:r>
            <w:rPr>
              <w:rFonts w:ascii="Arial" w:hAnsi="Arial" w:cs="Arial"/>
              <w:sz w:val="24"/>
              <w:szCs w:val="24"/>
            </w:rPr>
            <w:t xml:space="preserve"> The program's structure is deeply intertwined with federal regulations and industry standards that mandate specialized training and certification. We are standardizing our training to meet the specific requirements of the following individual agencies:</w:t>
          </w:r>
        </w:p>
        <w:p w14:paraId="62E017AD" w14:textId="77777777" w:rsidR="00D93430" w:rsidRPr="005F71BC" w:rsidRDefault="00D93430" w:rsidP="00FB08AB">
          <w:pPr>
            <w:spacing w:after="0"/>
            <w:rPr>
              <w:rFonts w:ascii="Arial" w:hAnsi="Arial" w:cs="Arial"/>
              <w:sz w:val="24"/>
              <w:szCs w:val="24"/>
            </w:rPr>
          </w:pPr>
        </w:p>
        <w:p w14:paraId="49F943A1" w14:textId="05930728" w:rsidR="00D93430" w:rsidRDefault="00FB08AB" w:rsidP="00D93430">
          <w:pPr>
            <w:numPr>
              <w:ilvl w:val="0"/>
              <w:numId w:val="3"/>
            </w:numPr>
            <w:spacing w:after="0"/>
            <w:rPr>
              <w:rFonts w:ascii="Arial" w:hAnsi="Arial" w:cs="Arial"/>
              <w:sz w:val="24"/>
              <w:szCs w:val="24"/>
            </w:rPr>
          </w:pPr>
          <w:r>
            <w:rPr>
              <w:rFonts w:ascii="Arial" w:hAnsi="Arial" w:cs="Arial"/>
              <w:b/>
              <w:bCs/>
              <w:sz w:val="24"/>
              <w:szCs w:val="24"/>
            </w:rPr>
            <w:t>Federal Aviation Administration (FAA):</w:t>
          </w:r>
          <w:r>
            <w:rPr>
              <w:rFonts w:ascii="Arial" w:hAnsi="Arial" w:cs="Arial"/>
              <w:sz w:val="24"/>
              <w:szCs w:val="24"/>
            </w:rPr>
            <w:t xml:space="preserve"> Regulates civil aviation operations. For operations under 14 CFR Part 107 with drones weighing under 55 pounds, the remote pilot in command must hold an FAA Remote Pilot Certificate. Agricultural spraying by drone must be conducted under a 14 CFR Part 137 Agricultural Aircraft Operator Certificate, and spray aircraft weighing 55 pounds or more also require a 44807 </w:t>
          </w:r>
          <w:r>
            <w:rPr>
              <w:rFonts w:ascii="Arial" w:hAnsi="Arial" w:cs="Arial"/>
              <w:sz w:val="24"/>
              <w:szCs w:val="24"/>
            </w:rPr>
            <w:lastRenderedPageBreak/>
            <w:t>exemption. Safety instruction draws on principles from 14 CFR Part 5, Safety Management Systems, at a level appropriate for professional drone operations. Furthermore, the program's curriculum integrates the FAA's proposed Part 108 rule, which would establish a framework for Beyond Visual Line of Sight (BVLOS) and autonomous operations by shifting responsibility to the organization and requiring specific personnel roles such as Operations Supervisors and Flight Coordinators. The final rule entered White House review in July 2026 and remained under review</w:t>
          </w:r>
          <w:commentRangeStart w:id="17"/>
          <w:commentRangeStart w:id="18"/>
          <w:r>
            <w:rPr>
              <w:rFonts w:ascii="Arial" w:hAnsi="Arial" w:cs="Arial"/>
              <w:sz w:val="24"/>
              <w:szCs w:val="24"/>
            </w:rPr>
            <w:t xml:space="preserve"> as of </w:t>
          </w:r>
          <w:r w:rsidR="009B2F17">
            <w:rPr>
              <w:rFonts w:ascii="Arial" w:hAnsi="Arial" w:cs="Arial"/>
              <w:sz w:val="24"/>
              <w:szCs w:val="24"/>
            </w:rPr>
            <w:t>October</w:t>
          </w:r>
          <w:r>
            <w:rPr>
              <w:rFonts w:ascii="Arial" w:hAnsi="Arial" w:cs="Arial"/>
              <w:sz w:val="24"/>
              <w:szCs w:val="24"/>
            </w:rPr>
            <w:t xml:space="preserve"> 2026. Instruction will distinguish the proposal from requirements in effect. </w:t>
          </w:r>
          <w:commentRangeEnd w:id="17"/>
          <w:r w:rsidR="009B2F17">
            <w:rPr>
              <w:rStyle w:val="CommentReference"/>
              <w:rFonts w:ascii="Arial" w:hAnsi="Arial" w:cs="Arial"/>
              <w:sz w:val="24"/>
              <w:szCs w:val="24"/>
            </w:rPr>
            <w:commentReference w:id="17"/>
          </w:r>
          <w:commentRangeEnd w:id="18"/>
          <w:r>
            <w:rPr>
              <w:rStyle w:val="CommentReference"/>
              <w:rFonts w:ascii="Arial" w:hAnsi="Arial" w:cs="Arial"/>
              <w:sz w:val="24"/>
              <w:szCs w:val="24"/>
            </w:rPr>
            <w:commentReference w:id="18"/>
          </w:r>
        </w:p>
        <w:p w14:paraId="7AA45405" w14:textId="77777777" w:rsidR="00D93430" w:rsidRPr="00D93430" w:rsidRDefault="00D93430" w:rsidP="00D93430">
          <w:pPr>
            <w:spacing w:after="0"/>
            <w:ind w:left="720"/>
            <w:rPr>
              <w:rFonts w:ascii="Arial" w:hAnsi="Arial" w:cs="Arial"/>
              <w:sz w:val="24"/>
              <w:szCs w:val="24"/>
            </w:rPr>
          </w:pPr>
        </w:p>
        <w:p w14:paraId="0D385089" w14:textId="77777777" w:rsidR="00FB08AB" w:rsidRPr="005F71BC" w:rsidRDefault="00D93430" w:rsidP="00D93430">
          <w:pPr>
            <w:spacing w:after="0"/>
            <w:ind w:left="720"/>
            <w:rPr>
              <w:rFonts w:ascii="Arial" w:hAnsi="Arial" w:cs="Arial"/>
              <w:sz w:val="24"/>
              <w:szCs w:val="24"/>
            </w:rPr>
          </w:pPr>
          <w:r>
            <w:rPr>
              <w:rFonts w:ascii="Arial" w:hAnsi="Arial" w:cs="Arial"/>
              <w:sz w:val="24"/>
              <w:szCs w:val="24"/>
            </w:rPr>
            <w:t>The FAA describes the proposed rule as a way to “normalize” certain low-altitude BVLOS operations and expedite the introduction of BVLOS operations into the national airspace, with many operations expected to be commercial. The FAA’s own BVLOS materials also describe this as a framework for routine, scalable operations, including agriculture, aerial surveying, civic interest operations, training, demonstrations, and other use cases.</w:t>
          </w:r>
        </w:p>
        <w:p w14:paraId="4476500A"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Institute of Standards and Technology (NIST):</w:t>
          </w:r>
          <w:r>
            <w:rPr>
              <w:rFonts w:ascii="Arial" w:hAnsi="Arial" w:cs="Arial"/>
              <w:sz w:val="24"/>
              <w:szCs w:val="24"/>
            </w:rPr>
            <w:t xml:space="preserve"> Provides the standardized evaluation criteria for practical flight proficiency. The program evaluates students quantitatively using the NIST Open Lane Level II standard test methods for small Unmanned Aircraft Systems.</w:t>
          </w:r>
        </w:p>
        <w:p w14:paraId="09E97949" w14:textId="77777777" w:rsidR="00FB08AB" w:rsidRPr="005F71BC" w:rsidRDefault="00FB08AB" w:rsidP="00FB08AB">
          <w:pPr>
            <w:numPr>
              <w:ilvl w:val="0"/>
              <w:numId w:val="3"/>
            </w:numPr>
            <w:spacing w:after="0"/>
            <w:rPr>
              <w:rFonts w:ascii="Arial" w:hAnsi="Arial" w:cs="Arial"/>
              <w:sz w:val="24"/>
              <w:szCs w:val="24"/>
            </w:rPr>
          </w:pPr>
          <w:r>
            <w:rPr>
              <w:rFonts w:ascii="Arial" w:hAnsi="Arial" w:cs="Arial"/>
              <w:b/>
              <w:bCs/>
              <w:sz w:val="24"/>
              <w:szCs w:val="24"/>
            </w:rPr>
            <w:t>National Fire Protection Association (NFPA):</w:t>
          </w:r>
          <w:r>
            <w:rPr>
              <w:rFonts w:ascii="Arial" w:hAnsi="Arial" w:cs="Arial"/>
              <w:sz w:val="24"/>
              <w:szCs w:val="24"/>
            </w:rPr>
            <w:t xml:space="preserve"> Governs public safety and emergency response standards. Our public safety training aligns with NFPA 2400: Standard for Small Unmanned Aircraft Systems (sUAS) Used for Public Safety Operations, which establishes minimum job performance requirements (JPRs) and maintenance standards for operators.</w:t>
          </w:r>
        </w:p>
        <w:p w14:paraId="5CDE9D57" w14:textId="77777777" w:rsidR="001E3791" w:rsidRPr="009C4FEF" w:rsidRDefault="00000000" w:rsidP="00D93430">
          <w:pPr>
            <w:spacing w:after="0"/>
            <w:rPr>
              <w:rFonts w:ascii="Arial" w:hAnsi="Arial" w:cs="Arial"/>
              <w:sz w:val="24"/>
              <w:szCs w:val="24"/>
            </w:rPr>
          </w:pPr>
        </w:p>
      </w:sdtContent>
    </w:sdt>
    <w:p w14:paraId="6346F8CE" w14:textId="77777777" w:rsidR="001E3791" w:rsidRPr="009C4FEF" w:rsidRDefault="001E3791" w:rsidP="00712453">
      <w:pPr>
        <w:pStyle w:val="BodyText"/>
        <w:keepNext/>
        <w:keepLines/>
        <w:kinsoku w:val="0"/>
        <w:overflowPunct w:val="0"/>
        <w:spacing w:before="93" w:after="240"/>
        <w:ind w:right="148"/>
        <w:rPr>
          <w:i/>
          <w:iCs/>
        </w:rPr>
      </w:pPr>
      <w:r>
        <w:rPr>
          <w:b/>
          <w:bCs/>
        </w:rPr>
        <w:t>Program</w:t>
      </w:r>
      <w:r>
        <w:rPr>
          <w:b/>
          <w:bCs/>
          <w:spacing w:val="-5"/>
        </w:rPr>
        <w:t xml:space="preserve"> </w:t>
      </w:r>
      <w:r>
        <w:rPr>
          <w:b/>
          <w:bCs/>
        </w:rPr>
        <w:t>Accreditation</w:t>
      </w:r>
      <w:r>
        <w:rPr>
          <w:b/>
          <w:bCs/>
          <w:spacing w:val="-4"/>
        </w:rPr>
        <w:t xml:space="preserve"> </w:t>
      </w:r>
      <w:r>
        <w:rPr>
          <w:b/>
          <w:bCs/>
        </w:rPr>
        <w:t>/</w:t>
      </w:r>
      <w:r>
        <w:rPr>
          <w:b/>
          <w:bCs/>
          <w:spacing w:val="-4"/>
        </w:rPr>
        <w:t xml:space="preserve"> </w:t>
      </w:r>
      <w:r>
        <w:rPr>
          <w:b/>
          <w:bCs/>
        </w:rPr>
        <w:t>Regulatory</w:t>
      </w:r>
      <w:r>
        <w:rPr>
          <w:b/>
          <w:bCs/>
          <w:spacing w:val="-5"/>
        </w:rPr>
        <w:t xml:space="preserve"> </w:t>
      </w:r>
      <w:r>
        <w:rPr>
          <w:b/>
          <w:bCs/>
        </w:rPr>
        <w:t>/</w:t>
      </w:r>
      <w:r>
        <w:rPr>
          <w:b/>
          <w:bCs/>
          <w:spacing w:val="-4"/>
        </w:rPr>
        <w:t xml:space="preserve"> </w:t>
      </w:r>
      <w:r>
        <w:rPr>
          <w:b/>
          <w:bCs/>
        </w:rPr>
        <w:t>Safety</w:t>
      </w:r>
      <w:r>
        <w:rPr>
          <w:b/>
          <w:bCs/>
          <w:spacing w:val="-2"/>
        </w:rPr>
        <w:t xml:space="preserve"> </w:t>
      </w:r>
      <w:r>
        <w:rPr>
          <w:b/>
          <w:bCs/>
        </w:rPr>
        <w:t>Component(s):</w:t>
      </w:r>
      <w:r>
        <w:rPr>
          <w:b/>
          <w:bCs/>
          <w:spacing w:val="-9"/>
        </w:rPr>
        <w:t xml:space="preserve"> </w:t>
      </w:r>
      <w:r>
        <w:rPr>
          <w:i/>
          <w:iCs/>
          <w:sz w:val="22"/>
          <w:szCs w:val="22"/>
        </w:rPr>
        <w:t>List</w:t>
      </w:r>
      <w:r>
        <w:rPr>
          <w:i/>
          <w:iCs/>
          <w:spacing w:val="-5"/>
          <w:sz w:val="22"/>
          <w:szCs w:val="22"/>
        </w:rPr>
        <w:t xml:space="preserve"> </w:t>
      </w:r>
      <w:r>
        <w:rPr>
          <w:i/>
          <w:iCs/>
          <w:sz w:val="22"/>
          <w:szCs w:val="22"/>
        </w:rPr>
        <w:t>any</w:t>
      </w:r>
      <w:r>
        <w:rPr>
          <w:i/>
          <w:iCs/>
          <w:spacing w:val="-3"/>
          <w:sz w:val="22"/>
          <w:szCs w:val="22"/>
        </w:rPr>
        <w:t xml:space="preserve"> </w:t>
      </w:r>
      <w:r>
        <w:rPr>
          <w:i/>
          <w:iCs/>
          <w:sz w:val="22"/>
          <w:szCs w:val="22"/>
        </w:rPr>
        <w:t>specific accreditation, regulatory and/or safety component(s) for this program.</w:t>
      </w:r>
    </w:p>
    <w:sdt>
      <w:sdtPr>
        <w:rPr>
          <w:rFonts w:ascii="Arial" w:hAnsi="Arial" w:cs="Arial"/>
          <w:sz w:val="24"/>
          <w:szCs w:val="24"/>
        </w:rPr>
        <w:id w:val="-729531901"/>
        <w:placeholder>
          <w:docPart w:val="DefaultPlaceholder_-1854013440"/>
        </w:placeholder>
      </w:sdtPr>
      <w:sdtContent>
        <w:p w14:paraId="34C3EDC0" w14:textId="5F29FA87" w:rsidR="00FB08AB" w:rsidRPr="005F71BC" w:rsidRDefault="00FB08AB" w:rsidP="00FB08AB">
          <w:pPr>
            <w:rPr>
              <w:rFonts w:ascii="Arial" w:hAnsi="Arial" w:cs="Arial"/>
              <w:sz w:val="24"/>
              <w:szCs w:val="24"/>
            </w:rPr>
          </w:pPr>
          <w:r>
            <w:rPr>
              <w:rFonts w:ascii="Arial" w:hAnsi="Arial" w:cs="Arial"/>
              <w:sz w:val="24"/>
              <w:szCs w:val="24"/>
            </w:rPr>
            <w:t>The Drone Technology Program prepares students to understand the regulations that apply to their intended operations and to use professional safety practices. The curriculum addresses the following regulatory and safety topics:</w:t>
          </w:r>
        </w:p>
        <w:p w14:paraId="5B849C57" w14:textId="77777777" w:rsidR="00FB08AB" w:rsidRPr="005F71BC" w:rsidRDefault="00FB08AB" w:rsidP="00712453">
          <w:pPr>
            <w:keepNext/>
            <w:keepLines/>
            <w:rPr>
              <w:rFonts w:ascii="Arial" w:hAnsi="Arial" w:cs="Arial"/>
              <w:sz w:val="24"/>
              <w:szCs w:val="24"/>
            </w:rPr>
          </w:pPr>
          <w:r>
            <w:rPr>
              <w:rFonts w:ascii="Arial" w:hAnsi="Arial" w:cs="Arial"/>
              <w:sz w:val="24"/>
              <w:szCs w:val="24"/>
            </w:rPr>
            <w:t>Federal Aviation Administration (FAA)</w:t>
          </w:r>
        </w:p>
        <w:p w14:paraId="096E9B49" w14:textId="5CC8E457" w:rsidR="00FB08AB" w:rsidRPr="005F71BC" w:rsidRDefault="00FB08AB" w:rsidP="00FB08AB">
          <w:pPr>
            <w:numPr>
              <w:ilvl w:val="0"/>
              <w:numId w:val="4"/>
            </w:numPr>
            <w:rPr>
              <w:rFonts w:ascii="Arial" w:hAnsi="Arial" w:cs="Arial"/>
              <w:sz w:val="24"/>
              <w:szCs w:val="24"/>
            </w:rPr>
          </w:pPr>
          <w:r>
            <w:rPr>
              <w:rFonts w:ascii="Arial" w:hAnsi="Arial" w:cs="Arial"/>
              <w:sz w:val="24"/>
              <w:szCs w:val="24"/>
            </w:rPr>
            <w:t>14 CFR Part 107: Students prepare for the FAA Remote Pilot Certificate knowledge test and learn the operating rules for drones weighing under 55 pounds.</w:t>
          </w:r>
        </w:p>
        <w:p w14:paraId="734805A6" w14:textId="1C0E90B4" w:rsidR="00FB08AB" w:rsidRPr="005F71BC" w:rsidRDefault="00FB08AB" w:rsidP="00FB08AB">
          <w:pPr>
            <w:numPr>
              <w:ilvl w:val="0"/>
              <w:numId w:val="4"/>
            </w:numPr>
            <w:rPr>
              <w:rFonts w:ascii="Arial" w:hAnsi="Arial" w:cs="Arial"/>
              <w:sz w:val="24"/>
              <w:szCs w:val="24"/>
            </w:rPr>
          </w:pPr>
          <w:commentRangeStart w:id="19"/>
          <w:r>
            <w:rPr>
              <w:rFonts w:ascii="Arial" w:hAnsi="Arial" w:cs="Arial"/>
              <w:sz w:val="24"/>
              <w:szCs w:val="24"/>
            </w:rPr>
            <w:t>14 CFR Part 137 and 44807 Exemption: AERO 162, Drone Applications in Precision Agriculture, teaches Part 137 because agricultural spraying by drone must be conducted under an Agricultural Aircraft Operator Certificate. The course also covers the 44807 exemption required for spray aircraft weighing 55 pounds or more. Spray instruction will use water only. AERO 162 also introduces California Department of Pesticide Regulation requirements and drift management as operational context. It does not prepare students for state pesticide applicator examinations.</w:t>
          </w:r>
          <w:commentRangeEnd w:id="19"/>
          <w:r w:rsidRPr="005F71BC">
            <w:rPr>
              <w:rStyle w:val="CommentReference"/>
              <w:rFonts w:ascii="Arial" w:hAnsi="Arial" w:cs="Arial"/>
              <w:sz w:val="24"/>
              <w:szCs w:val="24"/>
            </w:rPr>
            <w:commentReference w:id="19"/>
          </w:r>
        </w:p>
        <w:p w14:paraId="2D0DB21C" w14:textId="01EEDF56" w:rsidR="00FB08AB" w:rsidRPr="005F71BC" w:rsidRDefault="00FB08AB" w:rsidP="00FB08AB">
          <w:pPr>
            <w:numPr>
              <w:ilvl w:val="0"/>
              <w:numId w:val="4"/>
            </w:numPr>
            <w:rPr>
              <w:rFonts w:ascii="Arial" w:hAnsi="Arial" w:cs="Arial"/>
              <w:sz w:val="24"/>
              <w:szCs w:val="24"/>
            </w:rPr>
          </w:pPr>
          <w:r>
            <w:rPr>
              <w:rFonts w:ascii="Arial" w:hAnsi="Arial" w:cs="Arial"/>
              <w:sz w:val="24"/>
              <w:szCs w:val="24"/>
            </w:rPr>
            <w:lastRenderedPageBreak/>
            <w:t xml:space="preserve">14 CFR Part 5, Safety Management Systems: AERO 151 draws on FAA safety management principles to teach professional practices appropriate to drone operations. Students learn to identify hazards, assess risk, document decisions, report concerns, and review whether safety measures are working. </w:t>
          </w:r>
        </w:p>
        <w:p w14:paraId="017698F1" w14:textId="77777777" w:rsidR="00D93430" w:rsidRDefault="00D93430" w:rsidP="00712453">
          <w:pPr>
            <w:pStyle w:val="ListParagraph"/>
            <w:keepNext/>
            <w:keepLines/>
            <w:numPr>
              <w:ilvl w:val="0"/>
              <w:numId w:val="4"/>
            </w:numPr>
            <w:rPr>
              <w:rFonts w:ascii="Arial" w:hAnsi="Arial" w:cs="Arial"/>
              <w:sz w:val="24"/>
              <w:szCs w:val="24"/>
            </w:rPr>
          </w:pPr>
          <w:r>
            <w:rPr>
              <w:rFonts w:ascii="Arial" w:hAnsi="Arial" w:cs="Arial"/>
              <w:sz w:val="24"/>
              <w:szCs w:val="24"/>
            </w:rPr>
            <w:t>FAA Part 108 and the Future of Commercial Drone Operations</w:t>
          </w:r>
        </w:p>
        <w:p w14:paraId="3DD614F1" w14:textId="77777777" w:rsidR="00D93430" w:rsidRPr="00D93430" w:rsidRDefault="00D93430" w:rsidP="00712453">
          <w:pPr>
            <w:pStyle w:val="ListParagraph"/>
            <w:keepNext/>
            <w:keepLines/>
            <w:rPr>
              <w:rFonts w:ascii="Arial" w:hAnsi="Arial" w:cs="Arial"/>
              <w:sz w:val="24"/>
              <w:szCs w:val="24"/>
            </w:rPr>
          </w:pPr>
        </w:p>
        <w:p w14:paraId="58EE2EA7" w14:textId="77777777" w:rsidR="00D93430" w:rsidRDefault="00D93430" w:rsidP="00D93430">
          <w:pPr>
            <w:pStyle w:val="ListParagraph"/>
            <w:rPr>
              <w:rFonts w:ascii="Arial" w:hAnsi="Arial" w:cs="Arial"/>
              <w:sz w:val="24"/>
              <w:szCs w:val="24"/>
            </w:rPr>
          </w:pPr>
          <w:r>
            <w:rPr>
              <w:rFonts w:ascii="Arial" w:hAnsi="Arial" w:cs="Arial"/>
              <w:sz w:val="24"/>
              <w:szCs w:val="24"/>
            </w:rPr>
            <w:t>The FAA’s proposed Part 108 framework represents a potential turning point for the commercial drone industry. Today, most commercial drone operations are limited by the requirement that the operator maintain visual line of sight with the aircraft, unless the operator receives a specific waiver. In practical terms, this limits how far drones can fly, how efficiently they can cover large areas, and how easily employers can scale drone operations across agriculture, utilities, public safety, mapping, infrastructure inspection, and delivery.</w:t>
          </w:r>
        </w:p>
        <w:p w14:paraId="44809E73" w14:textId="77777777" w:rsidR="00D93430" w:rsidRPr="00D93430" w:rsidRDefault="00D93430" w:rsidP="00D93430">
          <w:pPr>
            <w:pStyle w:val="ListParagraph"/>
            <w:rPr>
              <w:rFonts w:ascii="Arial" w:hAnsi="Arial" w:cs="Arial"/>
              <w:sz w:val="24"/>
              <w:szCs w:val="24"/>
            </w:rPr>
          </w:pPr>
        </w:p>
        <w:p w14:paraId="154B7D31" w14:textId="73346FA3" w:rsidR="00D93430" w:rsidRPr="00D93430" w:rsidRDefault="00D93430" w:rsidP="00D93430">
          <w:pPr>
            <w:pStyle w:val="ListParagraph"/>
            <w:rPr>
              <w:rFonts w:ascii="Arial" w:hAnsi="Arial" w:cs="Arial"/>
              <w:sz w:val="24"/>
              <w:szCs w:val="24"/>
            </w:rPr>
          </w:pPr>
          <w:r>
            <w:rPr>
              <w:rFonts w:ascii="Arial" w:hAnsi="Arial" w:cs="Arial"/>
              <w:sz w:val="24"/>
              <w:szCs w:val="24"/>
            </w:rPr>
            <w:t>Proposed Part 108 is intended to create a more routine pathway for Beyond Visual Line of Sight operations, allowing qualified organizations to conduct approved drone missions over larger areas without relying on one-off waivers for each type of operation. If adopted, this could shift drones from being used primarily as individual tools operated by a single pilot in a limited area to becoming part of larger, coordinated operating systems that support recurring commercial and public-sector missions. For workforce training, this means future drone employees may need more than basic flight skills. They may need to understand mission planning, operational oversight, safety systems, data workflows, and how drones fit into broader organizational operations.</w:t>
          </w:r>
        </w:p>
        <w:p w14:paraId="0C0E8B5C" w14:textId="77777777" w:rsidR="00D93430" w:rsidRPr="00D93430" w:rsidRDefault="00D93430" w:rsidP="00D93430">
          <w:pPr>
            <w:rPr>
              <w:rFonts w:ascii="Arial" w:hAnsi="Arial" w:cs="Arial"/>
              <w:sz w:val="24"/>
              <w:szCs w:val="24"/>
            </w:rPr>
          </w:pPr>
        </w:p>
        <w:p w14:paraId="2504F1A2" w14:textId="30934EEE" w:rsidR="00D93430" w:rsidRDefault="00D93430" w:rsidP="00D93430">
          <w:pPr>
            <w:pStyle w:val="ListParagraph"/>
            <w:rPr>
              <w:rFonts w:ascii="Arial" w:hAnsi="Arial" w:cs="Arial"/>
              <w:sz w:val="24"/>
              <w:szCs w:val="24"/>
            </w:rPr>
          </w:pPr>
          <w:r>
            <w:rPr>
              <w:rFonts w:ascii="Arial" w:hAnsi="Arial" w:cs="Arial"/>
              <w:sz w:val="24"/>
              <w:szCs w:val="24"/>
            </w:rPr>
            <w:t>Because of this potential shift, the drone program is designed to prepare students for both the current Part 107 environment and the emerging future of scaled commercial drone operations. This is especially relevant to the proposed pathways in agriculture, mapping, utility and infrastructure operations, public safety, and other sectors where the ability to operate safely over larger areas could significantly expand the value and use of drone technology.</w:t>
          </w:r>
        </w:p>
        <w:p w14:paraId="49B6A9F2" w14:textId="77777777" w:rsidR="00D93430" w:rsidRDefault="00D93430" w:rsidP="00D93430">
          <w:pPr>
            <w:rPr>
              <w:rFonts w:ascii="Arial" w:hAnsi="Arial" w:cs="Arial"/>
              <w:sz w:val="24"/>
              <w:szCs w:val="24"/>
            </w:rPr>
          </w:pPr>
        </w:p>
        <w:p w14:paraId="7FA2776F"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Institute of Standards and Technology (NIST)</w:t>
          </w:r>
        </w:p>
        <w:p w14:paraId="16CCEB51" w14:textId="06D1B576" w:rsidR="00FB08AB" w:rsidRPr="005F71BC" w:rsidRDefault="00FB08AB" w:rsidP="00FB08AB">
          <w:pPr>
            <w:numPr>
              <w:ilvl w:val="0"/>
              <w:numId w:val="7"/>
            </w:numPr>
            <w:rPr>
              <w:rFonts w:ascii="Arial" w:hAnsi="Arial" w:cs="Arial"/>
              <w:sz w:val="24"/>
              <w:szCs w:val="24"/>
            </w:rPr>
          </w:pPr>
          <w:r>
            <w:rPr>
              <w:rFonts w:ascii="Arial" w:hAnsi="Arial" w:cs="Arial"/>
              <w:sz w:val="24"/>
              <w:szCs w:val="24"/>
            </w:rPr>
            <w:t>sUAS Standard Test Methods: The program utilizes the NIST Open Lane Level II standard test methods to quantitatively evaluate student flight capabilities and remote pilot proficiency. These evaluations assess whether students can safely maneuver the aircraft through open test lanes and obstacle courses within prescribed time limits.</w:t>
          </w:r>
        </w:p>
        <w:p w14:paraId="4E6C3DFE" w14:textId="77777777" w:rsidR="00FB08AB" w:rsidRPr="005F71BC" w:rsidRDefault="00FB08AB" w:rsidP="00712453">
          <w:pPr>
            <w:keepNext/>
            <w:keepLines/>
            <w:rPr>
              <w:rFonts w:ascii="Arial" w:hAnsi="Arial" w:cs="Arial"/>
              <w:sz w:val="24"/>
              <w:szCs w:val="24"/>
            </w:rPr>
          </w:pPr>
          <w:r>
            <w:rPr>
              <w:rFonts w:ascii="Arial" w:hAnsi="Arial" w:cs="Arial"/>
              <w:sz w:val="24"/>
              <w:szCs w:val="24"/>
            </w:rPr>
            <w:t>National Fire Protection Association (NFPA)</w:t>
          </w:r>
        </w:p>
        <w:p w14:paraId="299322A0" w14:textId="77777777" w:rsidR="00FB08AB" w:rsidRPr="005F71BC" w:rsidRDefault="00FB08AB" w:rsidP="00FB08AB">
          <w:pPr>
            <w:numPr>
              <w:ilvl w:val="0"/>
              <w:numId w:val="8"/>
            </w:numPr>
            <w:rPr>
              <w:rFonts w:ascii="Arial" w:hAnsi="Arial" w:cs="Arial"/>
              <w:sz w:val="24"/>
              <w:szCs w:val="24"/>
            </w:rPr>
          </w:pPr>
          <w:r>
            <w:rPr>
              <w:rFonts w:ascii="Arial" w:hAnsi="Arial" w:cs="Arial"/>
              <w:sz w:val="24"/>
              <w:szCs w:val="24"/>
            </w:rPr>
            <w:t xml:space="preserve">NFPA 2400: The program's public safety training aligns with the </w:t>
          </w:r>
          <w:r>
            <w:rPr>
              <w:rFonts w:ascii="Arial" w:hAnsi="Arial" w:cs="Arial"/>
              <w:i/>
              <w:iCs/>
              <w:sz w:val="24"/>
              <w:szCs w:val="24"/>
            </w:rPr>
            <w:t>Standard for Small Unmanned Aircraft Systems (sUAS) Used for Public Safety Operations</w:t>
          </w:r>
          <w:r>
            <w:rPr>
              <w:rFonts w:ascii="Arial" w:hAnsi="Arial" w:cs="Arial"/>
              <w:sz w:val="24"/>
              <w:szCs w:val="24"/>
            </w:rPr>
            <w:t>. This standard establishes the minimum job performance requirements (JPRs) for the Remote Pilot in Command (RPIC) and Visual Observers, while also outlining mandatory maintenance, risk assessment, and decontamination procedures.</w:t>
          </w:r>
        </w:p>
        <w:p w14:paraId="0CA41671" w14:textId="77777777" w:rsidR="00FB08AB" w:rsidRPr="005F71BC" w:rsidRDefault="00FB08AB" w:rsidP="00712453">
          <w:pPr>
            <w:keepNext/>
            <w:keepLines/>
            <w:rPr>
              <w:rFonts w:ascii="Arial" w:hAnsi="Arial" w:cs="Arial"/>
              <w:sz w:val="24"/>
              <w:szCs w:val="24"/>
            </w:rPr>
          </w:pPr>
          <w:r>
            <w:rPr>
              <w:rFonts w:ascii="Arial" w:hAnsi="Arial" w:cs="Arial"/>
              <w:sz w:val="24"/>
              <w:szCs w:val="24"/>
            </w:rPr>
            <w:lastRenderedPageBreak/>
            <w:t>Transportation Security Administration (TSA)</w:t>
          </w:r>
        </w:p>
        <w:p w14:paraId="0DFD9704" w14:textId="77777777" w:rsidR="00FB08AB" w:rsidRPr="005F71BC" w:rsidRDefault="00FB08AB" w:rsidP="00FB08AB">
          <w:pPr>
            <w:numPr>
              <w:ilvl w:val="0"/>
              <w:numId w:val="9"/>
            </w:numPr>
            <w:rPr>
              <w:rFonts w:ascii="Arial" w:hAnsi="Arial" w:cs="Arial"/>
              <w:sz w:val="24"/>
              <w:szCs w:val="24"/>
            </w:rPr>
          </w:pPr>
          <w:r>
            <w:rPr>
              <w:rFonts w:ascii="Arial" w:hAnsi="Arial" w:cs="Arial"/>
              <w:sz w:val="24"/>
              <w:szCs w:val="24"/>
            </w:rPr>
            <w:t>Security Threat Assessments (STAs): Under proposed Part 108, the program addresses the TSA's increased oversight, which would require key operational personnel (such as Operations Supervisors and Flight Coordinators) to pass background checks and obtain STAs prior to certificated operations.</w:t>
          </w:r>
        </w:p>
        <w:p w14:paraId="54971D23" w14:textId="77777777" w:rsidR="001E3791" w:rsidRPr="009C4FEF" w:rsidRDefault="00000000" w:rsidP="009C4FEF">
          <w:pPr>
            <w:rPr>
              <w:rFonts w:ascii="Arial" w:hAnsi="Arial" w:cs="Arial"/>
              <w:sz w:val="24"/>
              <w:szCs w:val="24"/>
            </w:rPr>
          </w:pPr>
        </w:p>
      </w:sdtContent>
    </w:sdt>
    <w:p w14:paraId="4445B9C1" w14:textId="77777777" w:rsidR="001E3791" w:rsidRPr="009C4FEF" w:rsidRDefault="001E3791" w:rsidP="001E3791">
      <w:pPr>
        <w:rPr>
          <w:rFonts w:ascii="Arial" w:hAnsi="Arial" w:cs="Arial"/>
          <w:sz w:val="24"/>
          <w:szCs w:val="24"/>
        </w:rPr>
      </w:pPr>
    </w:p>
    <w:p w14:paraId="41F40C7C" w14:textId="77777777" w:rsidR="001E3791" w:rsidRPr="009C4FEF" w:rsidRDefault="001E3791" w:rsidP="00712453">
      <w:pPr>
        <w:pStyle w:val="BodyText"/>
        <w:keepNext/>
        <w:keepLines/>
        <w:kinsoku w:val="0"/>
        <w:overflowPunct w:val="0"/>
        <w:spacing w:before="92" w:after="240"/>
        <w:ind w:right="148"/>
        <w:rPr>
          <w:i/>
          <w:iCs/>
        </w:rPr>
      </w:pPr>
      <w:commentRangeStart w:id="20"/>
      <w:commentRangeStart w:id="21"/>
      <w:r>
        <w:rPr>
          <w:b/>
          <w:bCs/>
        </w:rPr>
        <w:t>Degree</w:t>
      </w:r>
      <w:r>
        <w:rPr>
          <w:b/>
          <w:bCs/>
          <w:spacing w:val="-3"/>
        </w:rPr>
        <w:t xml:space="preserve"> </w:t>
      </w:r>
      <w:r>
        <w:rPr>
          <w:b/>
          <w:bCs/>
        </w:rPr>
        <w:t>Requirements</w:t>
      </w:r>
      <w:commentRangeEnd w:id="20"/>
      <w:r w:rsidR="00102DC0">
        <w:rPr>
          <w:rStyle w:val="CommentReference"/>
          <w:b/>
          <w:bCs/>
          <w:spacing w:val="-2"/>
          <w:sz w:val="24"/>
          <w:szCs w:val="24"/>
        </w:rPr>
        <w:commentReference w:id="20"/>
      </w:r>
      <w:commentRangeEnd w:id="21"/>
      <w:r>
        <w:rPr>
          <w:rStyle w:val="CommentReference"/>
          <w:b/>
          <w:bCs/>
          <w:spacing w:val="-2"/>
          <w:sz w:val="24"/>
          <w:szCs w:val="24"/>
        </w:rPr>
        <w:commentReference w:id="21"/>
      </w:r>
      <w:r>
        <w:rPr>
          <w:b/>
          <w:bCs/>
          <w:spacing w:val="-2"/>
        </w:rPr>
        <w:t xml:space="preserve"> </w:t>
      </w:r>
      <w:r>
        <w:rPr>
          <w:b/>
          <w:bCs/>
        </w:rPr>
        <w:t>(if</w:t>
      </w:r>
      <w:r>
        <w:rPr>
          <w:b/>
          <w:bCs/>
          <w:spacing w:val="-5"/>
        </w:rPr>
        <w:t xml:space="preserve"> </w:t>
      </w:r>
      <w:r>
        <w:rPr>
          <w:b/>
          <w:bCs/>
        </w:rPr>
        <w:t>applicable):</w:t>
      </w:r>
      <w:r>
        <w:rPr>
          <w:b/>
          <w:bCs/>
          <w:spacing w:val="-5"/>
        </w:rPr>
        <w:t xml:space="preserve"> </w:t>
      </w:r>
      <w:r>
        <w:rPr>
          <w:i/>
          <w:iCs/>
          <w:sz w:val="22"/>
          <w:szCs w:val="22"/>
        </w:rPr>
        <w:t>List</w:t>
      </w:r>
      <w:r>
        <w:rPr>
          <w:i/>
          <w:iCs/>
          <w:spacing w:val="-4"/>
          <w:sz w:val="22"/>
          <w:szCs w:val="22"/>
        </w:rPr>
        <w:t xml:space="preserve"> </w:t>
      </w:r>
      <w:r>
        <w:rPr>
          <w:i/>
          <w:iCs/>
          <w:sz w:val="22"/>
          <w:szCs w:val="22"/>
        </w:rPr>
        <w:t>the</w:t>
      </w:r>
      <w:r>
        <w:rPr>
          <w:i/>
          <w:iCs/>
          <w:spacing w:val="-3"/>
          <w:sz w:val="22"/>
          <w:szCs w:val="22"/>
        </w:rPr>
        <w:t xml:space="preserve"> </w:t>
      </w:r>
      <w:r>
        <w:rPr>
          <w:i/>
          <w:iCs/>
          <w:sz w:val="22"/>
          <w:szCs w:val="22"/>
        </w:rPr>
        <w:t>courses</w:t>
      </w:r>
      <w:r>
        <w:rPr>
          <w:i/>
          <w:iCs/>
          <w:spacing w:val="-2"/>
          <w:sz w:val="22"/>
          <w:szCs w:val="22"/>
        </w:rPr>
        <w:t xml:space="preserve"> </w:t>
      </w:r>
      <w:r>
        <w:rPr>
          <w:i/>
          <w:iCs/>
          <w:sz w:val="22"/>
          <w:szCs w:val="22"/>
        </w:rPr>
        <w:t>and</w:t>
      </w:r>
      <w:r>
        <w:rPr>
          <w:i/>
          <w:iCs/>
          <w:spacing w:val="-5"/>
          <w:sz w:val="22"/>
          <w:szCs w:val="22"/>
        </w:rPr>
        <w:t xml:space="preserve"> </w:t>
      </w:r>
      <w:r>
        <w:rPr>
          <w:i/>
          <w:iCs/>
          <w:sz w:val="22"/>
          <w:szCs w:val="22"/>
        </w:rPr>
        <w:t>units</w:t>
      </w:r>
      <w:r>
        <w:rPr>
          <w:i/>
          <w:iCs/>
          <w:spacing w:val="-5"/>
          <w:sz w:val="22"/>
          <w:szCs w:val="22"/>
        </w:rPr>
        <w:t xml:space="preserve"> </w:t>
      </w:r>
      <w:r>
        <w:rPr>
          <w:i/>
          <w:iCs/>
          <w:sz w:val="22"/>
          <w:szCs w:val="22"/>
        </w:rPr>
        <w:t>indicating</w:t>
      </w:r>
      <w:r>
        <w:rPr>
          <w:i/>
          <w:iCs/>
          <w:spacing w:val="-3"/>
          <w:sz w:val="22"/>
          <w:szCs w:val="22"/>
        </w:rPr>
        <w:t xml:space="preserve"> </w:t>
      </w:r>
      <w:r>
        <w:rPr>
          <w:i/>
          <w:iCs/>
          <w:sz w:val="22"/>
          <w:szCs w:val="22"/>
        </w:rPr>
        <w:t>which</w:t>
      </w:r>
      <w:r>
        <w:rPr>
          <w:i/>
          <w:iCs/>
          <w:spacing w:val="-3"/>
          <w:sz w:val="22"/>
          <w:szCs w:val="22"/>
        </w:rPr>
        <w:t xml:space="preserve"> </w:t>
      </w:r>
      <w:r>
        <w:rPr>
          <w:i/>
          <w:iCs/>
          <w:sz w:val="22"/>
          <w:szCs w:val="22"/>
        </w:rPr>
        <w:t>courses are</w:t>
      </w:r>
      <w:r>
        <w:rPr>
          <w:i/>
          <w:iCs/>
        </w:rPr>
        <w:t xml:space="preserve"> </w:t>
      </w:r>
      <w:r>
        <w:rPr>
          <w:i/>
          <w:iCs/>
          <w:sz w:val="22"/>
          <w:szCs w:val="22"/>
        </w:rPr>
        <w:t>currently being offered and which courses would need to be developed.</w:t>
      </w:r>
    </w:p>
    <w:sdt>
      <w:sdtPr>
        <w:rPr>
          <w:rFonts w:ascii="Arial" w:hAnsi="Arial" w:cs="Arial"/>
          <w:sz w:val="24"/>
          <w:szCs w:val="24"/>
        </w:rPr>
        <w:id w:val="905957869"/>
        <w:placeholder>
          <w:docPart w:val="DefaultPlaceholder_-1854013440"/>
        </w:placeholder>
      </w:sdtPr>
      <w:sdtContent>
        <w:p w14:paraId="4A8FD60D" w14:textId="237994E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 xml:space="preserve">Certificate of Specialization: </w:t>
          </w:r>
          <w:commentRangeStart w:id="22"/>
          <w:commentRangeStart w:id="23"/>
          <w:r>
            <w:rPr>
              <w:rFonts w:ascii="Arial" w:eastAsia="Aptos" w:hAnsi="Arial" w:cs="Arial"/>
              <w:b/>
              <w:bCs/>
              <w:kern w:val="2"/>
              <w:sz w:val="24"/>
              <w:szCs w:val="24"/>
              <w14:ligatures w14:val="standardContextual"/>
            </w:rPr>
            <w:t xml:space="preserve">Drone </w:t>
          </w:r>
          <w:commentRangeEnd w:id="22"/>
          <w:r w:rsidR="00102DC0">
            <w:rPr>
              <w:rStyle w:val="CommentReference"/>
              <w:rFonts w:ascii="Arial" w:eastAsia="Aptos" w:hAnsi="Arial" w:cs="Arial"/>
              <w:b/>
              <w:bCs/>
              <w:kern w:val="2"/>
              <w:sz w:val="24"/>
              <w:szCs w:val="24"/>
              <w14:ligatures w14:val="standardContextual"/>
            </w:rPr>
            <w:commentReference w:id="22"/>
          </w:r>
          <w:commentRangeEnd w:id="23"/>
          <w:r>
            <w:rPr>
              <w:rStyle w:val="CommentReference"/>
              <w:rFonts w:ascii="Arial" w:eastAsia="Aptos" w:hAnsi="Arial" w:cs="Arial"/>
              <w:b/>
              <w:bCs/>
              <w:kern w:val="2"/>
              <w:sz w:val="24"/>
              <w:szCs w:val="24"/>
              <w14:ligatures w14:val="standardContextual"/>
            </w:rPr>
            <w:commentReference w:id="23"/>
          </w:r>
          <w:r>
            <w:rPr>
              <w:rFonts w:ascii="Arial" w:eastAsia="Aptos" w:hAnsi="Arial" w:cs="Arial"/>
              <w:b/>
              <w:bCs/>
              <w:kern w:val="2"/>
              <w:sz w:val="24"/>
              <w:szCs w:val="24"/>
              <w14:ligatures w14:val="standardContextual"/>
            </w:rPr>
            <w:t>Mapping (9 units)</w:t>
          </w:r>
        </w:p>
        <w:p w14:paraId="0B1384DF" w14:textId="0A520284"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06DD11D1" w14:textId="13D8519E" w:rsidR="002B1E5A" w:rsidRDefault="00000000">
          <w:pPr>
            <w:numPr>
              <w:ilvl w:val="0"/>
              <w:numId w:val="10"/>
            </w:numPr>
            <w:spacing w:after="0" w:line="240" w:lineRule="auto"/>
            <w:rPr>
              <w:rFonts w:ascii="Arial" w:eastAsia="Aptos" w:hAnsi="Arial" w:cs="Arial"/>
              <w:kern w:val="2"/>
              <w:sz w:val="24"/>
              <w:szCs w:val="24"/>
              <w14:ligatures w14:val="standardContextual"/>
            </w:rPr>
          </w:pPr>
          <w:commentRangeStart w:id="24"/>
          <w:commentRangeStart w:id="25"/>
          <w:r>
            <w:rPr>
              <w:rFonts w:ascii="Arial" w:eastAsia="Aptos" w:hAnsi="Arial" w:cs="Arial"/>
              <w:kern w:val="2"/>
              <w:sz w:val="24"/>
              <w:szCs w:val="24"/>
              <w14:ligatures w14:val="standardContextual"/>
            </w:rPr>
            <w:t>GEOL 230</w:t>
          </w:r>
          <w:commentRangeEnd w:id="24"/>
          <w:r w:rsidR="00E63BD8">
            <w:rPr>
              <w:rStyle w:val="CommentReference"/>
              <w:rFonts w:ascii="Arial" w:eastAsia="Aptos" w:hAnsi="Arial" w:cs="Arial"/>
              <w:kern w:val="2"/>
              <w:sz w:val="24"/>
              <w:szCs w:val="24"/>
              <w14:ligatures w14:val="standardContextual"/>
            </w:rPr>
            <w:commentReference w:id="24"/>
          </w:r>
          <w:commentRangeEnd w:id="25"/>
          <w:r>
            <w:rPr>
              <w:rStyle w:val="CommentReference"/>
              <w:rFonts w:ascii="Arial" w:eastAsia="Aptos" w:hAnsi="Arial" w:cs="Arial"/>
              <w:kern w:val="2"/>
              <w:sz w:val="24"/>
              <w:szCs w:val="24"/>
              <w14:ligatures w14:val="standardContextual"/>
            </w:rPr>
            <w:commentReference w:id="25"/>
          </w:r>
          <w:r>
            <w:rPr>
              <w:rFonts w:ascii="Arial" w:eastAsia="Aptos" w:hAnsi="Arial" w:cs="Arial"/>
              <w:kern w:val="2"/>
              <w:sz w:val="24"/>
              <w:szCs w:val="24"/>
              <w14:ligatures w14:val="standardContextual"/>
            </w:rPr>
            <w:t xml:space="preserve">: Introduction to Geographic Information Systems (3 units), </w:t>
          </w:r>
          <w:r>
            <w:rPr>
              <w:rFonts w:ascii="Arial" w:eastAsia="Aptos" w:hAnsi="Arial" w:cs="Arial"/>
              <w:i/>
              <w:iCs/>
              <w:kern w:val="2"/>
              <w:sz w:val="24"/>
              <w:szCs w:val="24"/>
              <w14:ligatures w14:val="standardContextual"/>
            </w:rPr>
            <w:t>Existing catalog course</w:t>
          </w:r>
        </w:p>
        <w:p w14:paraId="4BD7A101" w14:textId="10DAD769" w:rsidR="002B1E5A" w:rsidRPr="00E63BD8" w:rsidRDefault="00000000" w:rsidP="00E63BD8">
          <w:pPr>
            <w:numPr>
              <w:ilvl w:val="0"/>
              <w:numId w:val="10"/>
            </w:numPr>
            <w:spacing w:after="0" w:line="240" w:lineRule="auto"/>
            <w:rPr>
              <w:rFonts w:ascii="Arial" w:eastAsia="Aptos" w:hAnsi="Arial" w:cs="Arial"/>
              <w:kern w:val="2"/>
              <w:sz w:val="24"/>
              <w:szCs w:val="24"/>
              <w14:ligatures w14:val="standardContextual"/>
            </w:rPr>
          </w:pPr>
          <w:r w:rsidRPr="00E63BD8">
            <w:rPr>
              <w:rFonts w:ascii="Arial" w:eastAsia="Aptos" w:hAnsi="Arial" w:cs="Arial"/>
              <w:kern w:val="2"/>
              <w:sz w:val="24"/>
              <w:szCs w:val="24"/>
              <w14:ligatures w14:val="standardContextual"/>
            </w:rPr>
            <w:t xml:space="preserve">AERO 161: Drone Applications in Geospatial Technology (3 units), </w:t>
          </w:r>
          <w:r w:rsidRPr="00E63BD8">
            <w:rPr>
              <w:rFonts w:ascii="Arial" w:eastAsia="Aptos" w:hAnsi="Arial" w:cs="Arial"/>
              <w:i/>
              <w:iCs/>
              <w:kern w:val="2"/>
              <w:sz w:val="24"/>
              <w:szCs w:val="24"/>
              <w14:ligatures w14:val="standardContextual"/>
            </w:rPr>
            <w:t xml:space="preserve">Needs to be developed </w:t>
          </w:r>
        </w:p>
        <w:p w14:paraId="60221D99" w14:textId="77777777" w:rsidR="00E63BD8" w:rsidRPr="00E63BD8" w:rsidRDefault="00E63BD8" w:rsidP="00E63BD8">
          <w:pPr>
            <w:spacing w:after="0" w:line="240" w:lineRule="auto"/>
            <w:ind w:left="720"/>
            <w:rPr>
              <w:rFonts w:ascii="Arial" w:eastAsia="Aptos" w:hAnsi="Arial" w:cs="Arial"/>
              <w:kern w:val="2"/>
              <w:sz w:val="24"/>
              <w:szCs w:val="24"/>
              <w14:ligatures w14:val="standardContextual"/>
            </w:rPr>
          </w:pPr>
        </w:p>
        <w:p w14:paraId="2A486E38" w14:textId="368687C6"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Enterprise Drone Operations (5 units)</w:t>
          </w:r>
        </w:p>
        <w:p w14:paraId="37B91F6E" w14:textId="62138C5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53F78492" w14:textId="4BE97419"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59A5A510" w14:textId="77777777" w:rsidR="002B1E5A" w:rsidRDefault="002B1E5A">
          <w:pPr>
            <w:spacing w:after="0" w:line="240" w:lineRule="auto"/>
            <w:rPr>
              <w:rFonts w:ascii="Arial" w:eastAsia="Aptos" w:hAnsi="Arial" w:cs="Arial"/>
              <w:kern w:val="2"/>
              <w:sz w:val="24"/>
              <w:szCs w:val="24"/>
              <w14:ligatures w14:val="standardContextual"/>
            </w:rPr>
          </w:pPr>
        </w:p>
        <w:p w14:paraId="42BA305A" w14:textId="5617C324"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Public Safety Drone Operations (9 units)</w:t>
          </w:r>
        </w:p>
        <w:p w14:paraId="7BDDC8DB" w14:textId="2CAEC631"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(6 units):</w:t>
          </w:r>
        </w:p>
        <w:p w14:paraId="066F6370" w14:textId="47F62316"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A46661F" w14:textId="47B57452"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163: Drone Applications in Public Safety (3 units), </w:t>
          </w:r>
          <w:r>
            <w:rPr>
              <w:rFonts w:ascii="Arial" w:eastAsia="Aptos" w:hAnsi="Arial" w:cs="Arial"/>
              <w:i/>
              <w:iCs/>
              <w:kern w:val="2"/>
              <w:sz w:val="24"/>
              <w:szCs w:val="24"/>
              <w14:ligatures w14:val="standardContextual"/>
            </w:rPr>
            <w:t>Needs to be developed</w:t>
          </w:r>
        </w:p>
        <w:p w14:paraId="79C8BA6E" w14:textId="173C554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Supporting Specialization (Select 3 units):</w:t>
          </w:r>
        </w:p>
        <w:p w14:paraId="24A501E1" w14:textId="009FE5A1"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210: Principles of Investigation (3 units), </w:t>
          </w:r>
          <w:r>
            <w:rPr>
              <w:rFonts w:ascii="Arial" w:eastAsia="Aptos" w:hAnsi="Arial" w:cs="Arial"/>
              <w:i/>
              <w:iCs/>
              <w:kern w:val="2"/>
              <w:sz w:val="24"/>
              <w:szCs w:val="24"/>
              <w14:ligatures w14:val="standardContextual"/>
            </w:rPr>
            <w:t>Existing catalog course</w:t>
          </w:r>
        </w:p>
        <w:p w14:paraId="6945C836" w14:textId="1290A98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CJ 213: Patrol Procedures (3 units), </w:t>
          </w:r>
          <w:r>
            <w:rPr>
              <w:rFonts w:ascii="Arial" w:eastAsia="Aptos" w:hAnsi="Arial" w:cs="Arial"/>
              <w:i/>
              <w:iCs/>
              <w:kern w:val="2"/>
              <w:sz w:val="24"/>
              <w:szCs w:val="24"/>
              <w14:ligatures w14:val="standardContextual"/>
            </w:rPr>
            <w:t>Existing catalog course</w:t>
          </w:r>
        </w:p>
        <w:p w14:paraId="351EB7A7" w14:textId="77777777" w:rsidR="002B1E5A" w:rsidRDefault="002B1E5A">
          <w:pPr>
            <w:spacing w:after="0" w:line="240" w:lineRule="auto"/>
            <w:rPr>
              <w:rFonts w:ascii="Arial" w:eastAsia="Aptos" w:hAnsi="Arial" w:cs="Arial"/>
              <w:kern w:val="2"/>
              <w:sz w:val="24"/>
              <w:szCs w:val="24"/>
              <w14:ligatures w14:val="standardContextual"/>
            </w:rPr>
          </w:pPr>
        </w:p>
        <w:p w14:paraId="76785B0E" w14:textId="52C4547E"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Agricultural Drone Applications</w:t>
          </w:r>
          <w:commentRangeStart w:id="26"/>
          <w:commentRangeStart w:id="27"/>
          <w:r>
            <w:rPr>
              <w:rFonts w:ascii="Arial" w:eastAsia="Aptos" w:hAnsi="Arial" w:cs="Arial"/>
              <w:b/>
              <w:bCs/>
              <w:kern w:val="2"/>
              <w:sz w:val="24"/>
              <w:szCs w:val="24"/>
              <w14:ligatures w14:val="standardContextual"/>
            </w:rPr>
            <w:t xml:space="preserve"> </w:t>
          </w:r>
          <w:commentRangeEnd w:id="26"/>
          <w:r w:rsidR="00102DC0">
            <w:rPr>
              <w:rStyle w:val="CommentReference"/>
              <w:rFonts w:ascii="Arial" w:eastAsia="Aptos" w:hAnsi="Arial" w:cs="Arial"/>
              <w:b/>
              <w:bCs/>
              <w:kern w:val="2"/>
              <w:sz w:val="24"/>
              <w:szCs w:val="24"/>
              <w14:ligatures w14:val="standardContextual"/>
            </w:rPr>
            <w:commentReference w:id="26"/>
          </w:r>
          <w:commentRangeEnd w:id="27"/>
          <w:r>
            <w:rPr>
              <w:rStyle w:val="CommentReference"/>
              <w:rFonts w:ascii="Arial" w:eastAsia="Aptos" w:hAnsi="Arial" w:cs="Arial"/>
              <w:b/>
              <w:bCs/>
              <w:kern w:val="2"/>
              <w:sz w:val="24"/>
              <w:szCs w:val="24"/>
              <w14:ligatures w14:val="standardContextual"/>
            </w:rPr>
            <w:commentReference w:id="27"/>
          </w:r>
          <w:r>
            <w:rPr>
              <w:rFonts w:ascii="Arial" w:eastAsia="Aptos" w:hAnsi="Arial" w:cs="Arial"/>
              <w:b/>
              <w:bCs/>
              <w:kern w:val="2"/>
              <w:sz w:val="24"/>
              <w:szCs w:val="24"/>
              <w14:ligatures w14:val="standardContextual"/>
            </w:rPr>
            <w:t>(9 units)</w:t>
          </w:r>
        </w:p>
        <w:p w14:paraId="024A1CAE" w14:textId="50EA454E"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703AE499" w14:textId="1FEE75A5"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AGPS 242: Introduction to Plant Science (3 units), </w:t>
          </w:r>
          <w:r>
            <w:rPr>
              <w:rFonts w:ascii="Arial" w:eastAsia="Aptos" w:hAnsi="Arial" w:cs="Arial"/>
              <w:i/>
              <w:iCs/>
              <w:kern w:val="2"/>
              <w:sz w:val="24"/>
              <w:szCs w:val="24"/>
              <w14:ligatures w14:val="standardContextual"/>
            </w:rPr>
            <w:t>Existing catalog course</w:t>
          </w:r>
        </w:p>
        <w:p w14:paraId="1E60B3ED" w14:textId="1A23FB62" w:rsidR="002B1E5A" w:rsidRDefault="00000000">
          <w:pPr>
            <w:numPr>
              <w:ilvl w:val="0"/>
              <w:numId w:val="10"/>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162: Drone Applications in Precision Agriculture (3 units), </w:t>
          </w:r>
          <w:r>
            <w:rPr>
              <w:rFonts w:ascii="Arial" w:eastAsia="Aptos" w:hAnsi="Arial" w:cs="Arial"/>
              <w:i/>
              <w:iCs/>
              <w:kern w:val="2"/>
              <w:sz w:val="24"/>
              <w:szCs w:val="24"/>
              <w14:ligatures w14:val="standardContextual"/>
            </w:rPr>
            <w:t>Needs to be developed</w:t>
          </w:r>
        </w:p>
        <w:p w14:paraId="7EE35CB1" w14:textId="77777777" w:rsidR="002B1E5A" w:rsidRDefault="002B1E5A">
          <w:pPr>
            <w:spacing w:after="0" w:line="240" w:lineRule="auto"/>
            <w:rPr>
              <w:rFonts w:ascii="Arial" w:eastAsia="Aptos" w:hAnsi="Arial" w:cs="Arial"/>
              <w:kern w:val="2"/>
              <w:sz w:val="24"/>
              <w:szCs w:val="24"/>
              <w14:ligatures w14:val="standardContextual"/>
            </w:rPr>
          </w:pPr>
        </w:p>
        <w:p w14:paraId="7367EB15" w14:textId="77777777" w:rsidR="002B1E5A" w:rsidRDefault="00000000">
          <w:pPr>
            <w:spacing w:after="0" w:line="240" w:lineRule="auto"/>
            <w:ind w:left="72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Agriculture advisory input and regional employer feedback will be used to further refine course content prior to final implementation.</w:t>
          </w:r>
        </w:p>
        <w:p w14:paraId="74B27D56" w14:textId="77777777" w:rsidR="002B1E5A" w:rsidRDefault="002B1E5A">
          <w:pPr>
            <w:spacing w:after="0" w:line="240" w:lineRule="auto"/>
            <w:rPr>
              <w:rFonts w:ascii="Arial" w:eastAsia="Aptos" w:hAnsi="Arial" w:cs="Arial"/>
              <w:kern w:val="2"/>
              <w:sz w:val="24"/>
              <w:szCs w:val="24"/>
              <w14:ligatures w14:val="standardContextual"/>
            </w:rPr>
          </w:pPr>
        </w:p>
        <w:p w14:paraId="7E7F3E0E" w14:textId="5D595890" w:rsidR="002B1E5A" w:rsidRDefault="00000000">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Certificate of Specialization: Drone Media Production (6 units)</w:t>
          </w:r>
        </w:p>
        <w:p w14:paraId="727C9BFD" w14:textId="47A77763"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Required Core (3 units):</w:t>
          </w:r>
        </w:p>
        <w:p w14:paraId="31793152" w14:textId="3875A504"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165ECBC" w14:textId="25505FA5" w:rsidR="002B1E5A" w:rsidRDefault="00000000">
          <w:pPr>
            <w:numPr>
              <w:ilvl w:val="0"/>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Select one of the following (3 units):</w:t>
          </w:r>
        </w:p>
        <w:p w14:paraId="0E37A8E3" w14:textId="4DF37F8C"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ART 249A: Digital Photography I (3 units), </w:t>
          </w:r>
          <w:r>
            <w:rPr>
              <w:rFonts w:ascii="Arial" w:eastAsia="Aptos" w:hAnsi="Arial" w:cs="Arial"/>
              <w:i/>
              <w:iCs/>
              <w:kern w:val="2"/>
              <w:sz w:val="24"/>
              <w:szCs w:val="24"/>
              <w14:ligatures w14:val="standardContextual"/>
            </w:rPr>
            <w:t>Existing catalog course</w:t>
          </w:r>
        </w:p>
        <w:p w14:paraId="0856D5F9" w14:textId="0A2096E7" w:rsidR="002B1E5A" w:rsidRDefault="00000000">
          <w:pPr>
            <w:numPr>
              <w:ilvl w:val="1"/>
              <w:numId w:val="12"/>
            </w:num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 xml:space="preserve">FTVE 223: Introduction to Motion Picture and TV Production (3 units), </w:t>
          </w:r>
          <w:r>
            <w:rPr>
              <w:rFonts w:ascii="Arial" w:eastAsia="Aptos" w:hAnsi="Arial" w:cs="Arial"/>
              <w:i/>
              <w:iCs/>
              <w:kern w:val="2"/>
              <w:sz w:val="24"/>
              <w:szCs w:val="24"/>
              <w14:ligatures w14:val="standardContextual"/>
            </w:rPr>
            <w:t>Existing catalog course</w:t>
          </w:r>
        </w:p>
        <w:p w14:paraId="065B6C34" w14:textId="77777777" w:rsidR="002B1E5A" w:rsidRDefault="002B1E5A">
          <w:pPr>
            <w:spacing w:after="0" w:line="240" w:lineRule="auto"/>
            <w:rPr>
              <w:rFonts w:ascii="Arial" w:eastAsia="Aptos" w:hAnsi="Arial" w:cs="Arial"/>
              <w:kern w:val="2"/>
              <w:sz w:val="24"/>
              <w:szCs w:val="24"/>
              <w14:ligatures w14:val="standardContextual"/>
            </w:rPr>
          </w:pPr>
        </w:p>
        <w:p w14:paraId="7C52C9F3" w14:textId="1DF528B0" w:rsidR="002B1E5A" w:rsidRDefault="00000000">
          <w:pPr>
            <w:spacing w:after="0" w:line="240" w:lineRule="auto"/>
            <w:rPr>
              <w:rFonts w:ascii="Arial" w:eastAsia="Aptos" w:hAnsi="Arial" w:cs="Arial"/>
              <w:b/>
              <w:bCs/>
              <w:kern w:val="2"/>
              <w:sz w:val="24"/>
              <w:szCs w:val="24"/>
              <w14:ligatures w14:val="standardContextual"/>
            </w:rPr>
          </w:pPr>
          <w:commentRangeStart w:id="28"/>
          <w:commentRangeStart w:id="29"/>
          <w:commentRangeStart w:id="30"/>
          <w:commentRangeStart w:id="31"/>
          <w:commentRangeStart w:id="32"/>
          <w:r>
            <w:rPr>
              <w:rFonts w:ascii="Arial" w:eastAsia="Aptos" w:hAnsi="Arial" w:cs="Arial"/>
              <w:b/>
              <w:bCs/>
              <w:kern w:val="2"/>
              <w:sz w:val="24"/>
              <w:szCs w:val="24"/>
              <w14:ligatures w14:val="standardContextual"/>
            </w:rPr>
            <w:t>Certificate of Achievement: Drone Technology (minimum 16 units)</w:t>
          </w:r>
          <w:commentRangeEnd w:id="28"/>
          <w:r>
            <w:rPr>
              <w:rStyle w:val="CommentReference"/>
              <w:rFonts w:ascii="Arial" w:eastAsia="Aptos" w:hAnsi="Arial" w:cs="Arial"/>
              <w:b/>
              <w:bCs/>
              <w:kern w:val="2"/>
              <w:sz w:val="24"/>
              <w:szCs w:val="24"/>
              <w14:ligatures w14:val="standardContextual"/>
            </w:rPr>
            <w:commentReference w:id="28"/>
          </w:r>
          <w:commentRangeEnd w:id="29"/>
          <w:r w:rsidR="00C111F4">
            <w:rPr>
              <w:rStyle w:val="CommentReference"/>
              <w:rFonts w:ascii="Arial" w:eastAsia="Aptos" w:hAnsi="Arial" w:cs="Arial"/>
              <w:b/>
              <w:bCs/>
              <w:kern w:val="2"/>
              <w:sz w:val="24"/>
              <w:szCs w:val="24"/>
              <w14:ligatures w14:val="standardContextual"/>
            </w:rPr>
            <w:commentReference w:id="29"/>
          </w:r>
          <w:commentRangeEnd w:id="30"/>
          <w:r w:rsidR="00C111F4">
            <w:rPr>
              <w:rStyle w:val="CommentReference"/>
              <w:rFonts w:ascii="Arial" w:eastAsia="Aptos" w:hAnsi="Arial" w:cs="Arial"/>
              <w:b/>
              <w:bCs/>
              <w:kern w:val="2"/>
              <w:sz w:val="24"/>
              <w:szCs w:val="24"/>
              <w14:ligatures w14:val="standardContextual"/>
            </w:rPr>
            <w:commentReference w:id="30"/>
          </w:r>
          <w:commentRangeEnd w:id="31"/>
          <w:r>
            <w:rPr>
              <w:rStyle w:val="CommentReference"/>
              <w:rFonts w:ascii="Arial" w:eastAsia="Aptos" w:hAnsi="Arial" w:cs="Arial"/>
              <w:b/>
              <w:bCs/>
              <w:kern w:val="2"/>
              <w:sz w:val="24"/>
              <w:szCs w:val="24"/>
              <w14:ligatures w14:val="standardContextual"/>
            </w:rPr>
            <w:commentReference w:id="31"/>
          </w:r>
          <w:commentRangeEnd w:id="32"/>
          <w:r>
            <w:rPr>
              <w:rStyle w:val="CommentReference"/>
              <w:rFonts w:ascii="Arial" w:eastAsia="Aptos" w:hAnsi="Arial" w:cs="Arial"/>
              <w:b/>
              <w:bCs/>
              <w:kern w:val="2"/>
              <w:sz w:val="24"/>
              <w:szCs w:val="24"/>
              <w14:ligatures w14:val="standardContextual"/>
            </w:rPr>
            <w:commentReference w:id="32"/>
          </w:r>
        </w:p>
        <w:p w14:paraId="0F1A5EEC" w14:textId="7BD2B7BB"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Required Core (5 units)</w:t>
          </w:r>
        </w:p>
        <w:p w14:paraId="01B85017" w14:textId="5DDF8C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100: Basic UAV Operator (3 units), </w:t>
          </w:r>
          <w:r>
            <w:rPr>
              <w:rFonts w:ascii="Arial" w:eastAsia="Aptos" w:hAnsi="Arial" w:cs="Arial"/>
              <w:i/>
              <w:iCs/>
              <w:kern w:val="2"/>
              <w:sz w:val="24"/>
              <w:szCs w:val="24"/>
              <w14:ligatures w14:val="standardContextual"/>
            </w:rPr>
            <w:t>Currently approved</w:t>
          </w:r>
        </w:p>
        <w:p w14:paraId="16E5395B" w14:textId="3F02FEB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AERO 151: Advanced Drone Regulations and Safety Management (2 units), </w:t>
          </w:r>
          <w:r>
            <w:rPr>
              <w:rFonts w:ascii="Arial" w:eastAsia="Aptos" w:hAnsi="Arial" w:cs="Arial"/>
              <w:i/>
              <w:iCs/>
              <w:kern w:val="2"/>
              <w:sz w:val="24"/>
              <w:szCs w:val="24"/>
              <w14:ligatures w14:val="standardContextual"/>
            </w:rPr>
            <w:t>Needs to be developed</w:t>
          </w:r>
        </w:p>
        <w:p w14:paraId="72D617F9" w14:textId="70F3A1A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AERO Electives (Select 3 units), All need to be developed</w:t>
          </w:r>
        </w:p>
        <w:p w14:paraId="1A6299FB" w14:textId="4D8C78D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161: Drone Applications in Geospatial Technology (3 units)</w:t>
          </w:r>
        </w:p>
        <w:p w14:paraId="53B9E2A9" w14:textId="210420AE"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162: Drone Applications in Precision Agriculture (3 units)</w:t>
          </w:r>
        </w:p>
        <w:p w14:paraId="1D395B3E" w14:textId="1D8B0A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 (3 units)</w:t>
          </w:r>
        </w:p>
        <w:p w14:paraId="3C6E17F0" w14:textId="6742BE70" w:rsidR="002B1E5A" w:rsidRDefault="00000000">
          <w:pPr>
            <w:spacing w:after="0" w:line="240" w:lineRule="auto"/>
            <w:ind w:left="360"/>
            <w:rPr>
              <w:rFonts w:ascii="Arial" w:eastAsia="Aptos" w:hAnsi="Arial" w:cs="Arial"/>
              <w:i/>
              <w:iCs/>
              <w:kern w:val="2"/>
              <w:sz w:val="24"/>
              <w:szCs w:val="24"/>
              <w14:ligatures w14:val="standardContextual"/>
            </w:rPr>
          </w:pPr>
          <w:r>
            <w:rPr>
              <w:rFonts w:ascii="Arial" w:eastAsia="Aptos" w:hAnsi="Arial" w:cs="Arial"/>
              <w:i/>
              <w:iCs/>
              <w:kern w:val="2"/>
              <w:sz w:val="24"/>
              <w:szCs w:val="24"/>
              <w14:ligatures w14:val="standardContextual"/>
            </w:rPr>
            <w:t>Supporting Interdisciplinary Electives (Select at least 8 units), Existing catalog courses except as noted</w:t>
          </w:r>
        </w:p>
        <w:p w14:paraId="669937CA" w14:textId="63804325"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230: Introduction to Geographic Information Systems (3 units)</w:t>
          </w:r>
        </w:p>
        <w:p w14:paraId="1EFE25EA" w14:textId="4A9CCD9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231: Advanced Geographic Information Systems (3 units)</w:t>
          </w:r>
        </w:p>
        <w:p w14:paraId="17013A35" w14:textId="7C87E9F3"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GEOL 234: Introduction to Remote Sensing (3 units)</w:t>
          </w:r>
        </w:p>
        <w:p w14:paraId="2522BF93" w14:textId="05271627"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242: Introduction to Plant Science (3 units)</w:t>
          </w:r>
        </w:p>
        <w:p w14:paraId="411C2658" w14:textId="478987D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246: Introduction to Sustainable Agriculture (3 units)</w:t>
          </w:r>
        </w:p>
        <w:p w14:paraId="6FF7E3CB" w14:textId="30EF2E6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250: Introduction to Viticulture (3 units)</w:t>
          </w:r>
        </w:p>
        <w:p w14:paraId="13EADD2F" w14:textId="60894F86"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AGPS 251: Viticulture Practices (3 units)</w:t>
          </w:r>
        </w:p>
        <w:p w14:paraId="3434000F" w14:textId="159A64E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ART 249A: Digital Photography I (3 units)</w:t>
          </w:r>
        </w:p>
        <w:p w14:paraId="49F30AD4" w14:textId="01AAEB6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FTVE 221: Introduction to Electronic Media (3 units)</w:t>
          </w:r>
        </w:p>
        <w:p w14:paraId="0BF33685" w14:textId="0B27EA12"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FTVE 223: </w:t>
          </w:r>
          <w:r w:rsidR="00102DC0">
            <w:rPr>
              <w:rFonts w:ascii="Arial" w:eastAsia="Aptos" w:hAnsi="Arial" w:cs="Arial"/>
              <w:kern w:val="2"/>
              <w:sz w:val="24"/>
              <w:szCs w:val="24"/>
              <w14:ligatures w14:val="standardContextual"/>
            </w:rPr>
            <w:t>Introduction to Motion Picture and TV Production</w:t>
          </w:r>
          <w:r>
            <w:rPr>
              <w:rFonts w:ascii="Arial" w:eastAsia="Aptos" w:hAnsi="Arial" w:cs="Arial"/>
              <w:kern w:val="2"/>
              <w:sz w:val="24"/>
              <w:szCs w:val="24"/>
              <w14:ligatures w14:val="standardContextual"/>
            </w:rPr>
            <w:t xml:space="preserve"> (3 units)</w:t>
          </w:r>
        </w:p>
        <w:p w14:paraId="0C7F3515" w14:textId="60EBB08B"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202: Introduction to Criminal Justice (3 units)</w:t>
          </w:r>
        </w:p>
        <w:p w14:paraId="072412EA" w14:textId="760DE6BF"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210: Principles of Investigation (3 units)</w:t>
          </w:r>
        </w:p>
        <w:p w14:paraId="0DF65BE6" w14:textId="67C2CBC8"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CJ 213: Patrol Procedures (3 units)</w:t>
          </w:r>
        </w:p>
        <w:p w14:paraId="3F304592" w14:textId="1ED49E3D" w:rsidR="002B1E5A" w:rsidRDefault="00000000">
          <w:pPr>
            <w:numPr>
              <w:ilvl w:val="0"/>
              <w:numId w:val="17"/>
            </w:numPr>
            <w:tabs>
              <w:tab w:val="clear" w:pos="720"/>
              <w:tab w:val="num" w:pos="1080"/>
            </w:tabs>
            <w:spacing w:after="0" w:line="240" w:lineRule="auto"/>
            <w:ind w:left="1080"/>
            <w:rPr>
              <w:rFonts w:ascii="Arial" w:eastAsia="Aptos" w:hAnsi="Arial" w:cs="Arial"/>
              <w:kern w:val="2"/>
              <w:sz w:val="24"/>
              <w:szCs w:val="24"/>
              <w14:ligatures w14:val="standardContextual"/>
            </w:rPr>
          </w:pPr>
          <w:commentRangeStart w:id="33"/>
          <w:commentRangeStart w:id="34"/>
          <w:commentRangeStart w:id="35"/>
          <w:r>
            <w:rPr>
              <w:rFonts w:ascii="Arial" w:eastAsia="Aptos" w:hAnsi="Arial" w:cs="Arial"/>
              <w:kern w:val="2"/>
              <w:sz w:val="24"/>
              <w:szCs w:val="24"/>
              <w14:ligatures w14:val="standardContextual"/>
            </w:rPr>
            <w:t xml:space="preserve">AERO 147: Independent Studies in Drone Technology (0.5 to 2 units), </w:t>
          </w:r>
          <w:r>
            <w:rPr>
              <w:rFonts w:ascii="Arial" w:eastAsia="Aptos" w:hAnsi="Arial" w:cs="Arial"/>
              <w:i/>
              <w:iCs/>
              <w:kern w:val="2"/>
              <w:sz w:val="24"/>
              <w:szCs w:val="24"/>
              <w14:ligatures w14:val="standardContextual"/>
            </w:rPr>
            <w:t>In development</w:t>
          </w:r>
          <w:commentRangeEnd w:id="33"/>
          <w:r>
            <w:rPr>
              <w:rStyle w:val="CommentReference"/>
              <w:rFonts w:ascii="Arial" w:hAnsi="Arial" w:cs="Arial"/>
              <w:sz w:val="24"/>
              <w:szCs w:val="24"/>
            </w:rPr>
            <w:commentReference w:id="33"/>
          </w:r>
          <w:commentRangeEnd w:id="34"/>
          <w:r w:rsidR="00C111F4">
            <w:rPr>
              <w:rStyle w:val="CommentReference"/>
              <w:rFonts w:ascii="Arial" w:hAnsi="Arial" w:cs="Arial"/>
              <w:sz w:val="24"/>
              <w:szCs w:val="24"/>
            </w:rPr>
            <w:commentReference w:id="34"/>
          </w:r>
          <w:commentRangeEnd w:id="35"/>
          <w:r>
            <w:rPr>
              <w:rStyle w:val="CommentReference"/>
              <w:rFonts w:ascii="Arial" w:hAnsi="Arial" w:cs="Arial"/>
              <w:sz w:val="24"/>
              <w:szCs w:val="24"/>
            </w:rPr>
            <w:commentReference w:id="35"/>
          </w:r>
        </w:p>
      </w:sdtContent>
    </w:sdt>
    <w:p w14:paraId="39E9C2AA" w14:textId="77777777" w:rsidR="00C42AA8" w:rsidRDefault="00C42AA8" w:rsidP="00712453">
      <w:pPr>
        <w:pStyle w:val="BodyText"/>
        <w:keepNext/>
        <w:keepLines/>
        <w:kinsoku w:val="0"/>
        <w:overflowPunct w:val="0"/>
        <w:spacing w:before="76"/>
        <w:ind w:right="300"/>
        <w:jc w:val="both"/>
        <w:rPr>
          <w:i/>
          <w:iCs/>
          <w:sz w:val="22"/>
          <w:szCs w:val="22"/>
        </w:rPr>
      </w:pPr>
      <w:r>
        <w:rPr>
          <w:b/>
          <w:bCs/>
        </w:rPr>
        <w:t xml:space="preserve">Program Impact on Other Areas / Courses: </w:t>
      </w:r>
      <w:r>
        <w:rPr>
          <w:i/>
          <w:iCs/>
          <w:sz w:val="22"/>
          <w:szCs w:val="22"/>
        </w:rPr>
        <w:t>Describe the impact the</w:t>
      </w:r>
      <w:r>
        <w:rPr>
          <w:i/>
          <w:iCs/>
          <w:spacing w:val="-3"/>
          <w:sz w:val="22"/>
          <w:szCs w:val="22"/>
        </w:rPr>
        <w:t xml:space="preserve"> </w:t>
      </w:r>
      <w:r>
        <w:rPr>
          <w:i/>
          <w:iCs/>
          <w:sz w:val="22"/>
          <w:szCs w:val="22"/>
        </w:rPr>
        <w:t>new program may have on other</w:t>
      </w:r>
      <w:r>
        <w:rPr>
          <w:i/>
          <w:iCs/>
          <w:spacing w:val="-1"/>
          <w:sz w:val="22"/>
          <w:szCs w:val="22"/>
        </w:rPr>
        <w:t xml:space="preserve"> </w:t>
      </w:r>
      <w:r>
        <w:rPr>
          <w:i/>
          <w:iCs/>
          <w:sz w:val="22"/>
          <w:szCs w:val="22"/>
        </w:rPr>
        <w:t>areas</w:t>
      </w:r>
      <w:r>
        <w:rPr>
          <w:i/>
          <w:iCs/>
          <w:spacing w:val="-2"/>
          <w:sz w:val="22"/>
          <w:szCs w:val="22"/>
        </w:rPr>
        <w:t xml:space="preserve"> </w:t>
      </w:r>
      <w:r>
        <w:rPr>
          <w:i/>
          <w:iCs/>
          <w:sz w:val="22"/>
          <w:szCs w:val="22"/>
        </w:rPr>
        <w:t>(e.g., student</w:t>
      </w:r>
      <w:r>
        <w:rPr>
          <w:i/>
          <w:iCs/>
          <w:spacing w:val="-1"/>
          <w:sz w:val="22"/>
          <w:szCs w:val="22"/>
        </w:rPr>
        <w:t xml:space="preserve"> </w:t>
      </w:r>
      <w:r>
        <w:rPr>
          <w:i/>
          <w:iCs/>
          <w:sz w:val="22"/>
          <w:szCs w:val="22"/>
        </w:rPr>
        <w:t>support</w:t>
      </w:r>
      <w:r>
        <w:rPr>
          <w:i/>
          <w:iCs/>
          <w:spacing w:val="-1"/>
          <w:sz w:val="22"/>
          <w:szCs w:val="22"/>
        </w:rPr>
        <w:t xml:space="preserve"> </w:t>
      </w:r>
      <w:r>
        <w:rPr>
          <w:i/>
          <w:iCs/>
          <w:sz w:val="22"/>
          <w:szCs w:val="22"/>
        </w:rPr>
        <w:t>services, including counseling and library). For</w:t>
      </w:r>
      <w:r>
        <w:rPr>
          <w:i/>
          <w:iCs/>
          <w:spacing w:val="-1"/>
          <w:sz w:val="22"/>
          <w:szCs w:val="22"/>
        </w:rPr>
        <w:t xml:space="preserve"> </w:t>
      </w:r>
      <w:r>
        <w:rPr>
          <w:i/>
          <w:iCs/>
          <w:sz w:val="22"/>
          <w:szCs w:val="22"/>
        </w:rPr>
        <w:t>new degrees,</w:t>
      </w:r>
      <w:r>
        <w:rPr>
          <w:i/>
          <w:iCs/>
          <w:spacing w:val="-4"/>
          <w:sz w:val="22"/>
          <w:szCs w:val="22"/>
        </w:rPr>
        <w:t xml:space="preserve"> </w:t>
      </w:r>
      <w:r>
        <w:rPr>
          <w:i/>
          <w:iCs/>
          <w:sz w:val="22"/>
          <w:szCs w:val="22"/>
        </w:rPr>
        <w:t>also</w:t>
      </w:r>
      <w:r>
        <w:rPr>
          <w:i/>
          <w:iCs/>
          <w:spacing w:val="-3"/>
          <w:sz w:val="22"/>
          <w:szCs w:val="22"/>
        </w:rPr>
        <w:t xml:space="preserve"> </w:t>
      </w:r>
      <w:r>
        <w:rPr>
          <w:i/>
          <w:iCs/>
          <w:sz w:val="22"/>
          <w:szCs w:val="22"/>
        </w:rPr>
        <w:t>describe</w:t>
      </w:r>
      <w:r>
        <w:rPr>
          <w:i/>
          <w:iCs/>
          <w:spacing w:val="-3"/>
          <w:sz w:val="22"/>
          <w:szCs w:val="22"/>
        </w:rPr>
        <w:t xml:space="preserve"> </w:t>
      </w:r>
      <w:r>
        <w:rPr>
          <w:i/>
          <w:iCs/>
          <w:sz w:val="22"/>
          <w:szCs w:val="22"/>
        </w:rPr>
        <w:t>any</w:t>
      </w:r>
      <w:r>
        <w:rPr>
          <w:i/>
          <w:iCs/>
          <w:spacing w:val="-3"/>
          <w:sz w:val="22"/>
          <w:szCs w:val="22"/>
        </w:rPr>
        <w:t xml:space="preserve"> </w:t>
      </w:r>
      <w:r>
        <w:rPr>
          <w:i/>
          <w:iCs/>
          <w:sz w:val="22"/>
          <w:szCs w:val="22"/>
        </w:rPr>
        <w:t>projected</w:t>
      </w:r>
      <w:r>
        <w:rPr>
          <w:i/>
          <w:iCs/>
          <w:spacing w:val="-3"/>
          <w:sz w:val="22"/>
          <w:szCs w:val="22"/>
        </w:rPr>
        <w:t xml:space="preserve"> </w:t>
      </w:r>
      <w:r>
        <w:rPr>
          <w:i/>
          <w:iCs/>
          <w:sz w:val="22"/>
          <w:szCs w:val="22"/>
        </w:rPr>
        <w:t>impacts</w:t>
      </w:r>
      <w:r>
        <w:rPr>
          <w:i/>
          <w:iCs/>
          <w:spacing w:val="-5"/>
          <w:sz w:val="22"/>
          <w:szCs w:val="22"/>
        </w:rPr>
        <w:t xml:space="preserve"> </w:t>
      </w:r>
      <w:r>
        <w:rPr>
          <w:i/>
          <w:iCs/>
          <w:sz w:val="22"/>
          <w:szCs w:val="22"/>
        </w:rPr>
        <w:t>on</w:t>
      </w:r>
      <w:r>
        <w:rPr>
          <w:i/>
          <w:iCs/>
          <w:spacing w:val="-5"/>
          <w:sz w:val="22"/>
          <w:szCs w:val="22"/>
        </w:rPr>
        <w:t xml:space="preserve"> </w:t>
      </w:r>
      <w:r>
        <w:rPr>
          <w:i/>
          <w:iCs/>
          <w:sz w:val="22"/>
          <w:szCs w:val="22"/>
        </w:rPr>
        <w:t>prerequisite</w:t>
      </w:r>
      <w:r>
        <w:rPr>
          <w:i/>
          <w:iCs/>
          <w:spacing w:val="-5"/>
          <w:sz w:val="22"/>
          <w:szCs w:val="22"/>
        </w:rPr>
        <w:t xml:space="preserve"> </w:t>
      </w:r>
      <w:r>
        <w:rPr>
          <w:i/>
          <w:iCs/>
          <w:sz w:val="22"/>
          <w:szCs w:val="22"/>
        </w:rPr>
        <w:t>courses</w:t>
      </w:r>
      <w:r>
        <w:rPr>
          <w:i/>
          <w:iCs/>
          <w:spacing w:val="-2"/>
          <w:sz w:val="22"/>
          <w:szCs w:val="22"/>
        </w:rPr>
        <w:t xml:space="preserve"> </w:t>
      </w:r>
      <w:r>
        <w:rPr>
          <w:i/>
          <w:iCs/>
          <w:sz w:val="22"/>
          <w:szCs w:val="22"/>
        </w:rPr>
        <w:t>and/or</w:t>
      </w:r>
      <w:r>
        <w:rPr>
          <w:i/>
          <w:iCs/>
          <w:spacing w:val="-4"/>
          <w:sz w:val="22"/>
          <w:szCs w:val="22"/>
        </w:rPr>
        <w:t xml:space="preserve"> </w:t>
      </w:r>
      <w:r>
        <w:rPr>
          <w:i/>
          <w:iCs/>
          <w:sz w:val="22"/>
          <w:szCs w:val="22"/>
        </w:rPr>
        <w:t>support</w:t>
      </w:r>
      <w:r>
        <w:rPr>
          <w:i/>
          <w:iCs/>
          <w:spacing w:val="-1"/>
          <w:sz w:val="22"/>
          <w:szCs w:val="22"/>
        </w:rPr>
        <w:t xml:space="preserve"> </w:t>
      </w:r>
      <w:r>
        <w:rPr>
          <w:i/>
          <w:iCs/>
          <w:sz w:val="22"/>
          <w:szCs w:val="22"/>
        </w:rPr>
        <w:t>courses.</w:t>
      </w:r>
    </w:p>
    <w:sdt>
      <w:sdtPr>
        <w:rPr>
          <w:rFonts w:ascii="Arial" w:hAnsi="Arial" w:cs="Arial"/>
          <w:sz w:val="24"/>
          <w:szCs w:val="24"/>
        </w:rPr>
        <w:id w:val="-808018636"/>
        <w:placeholder>
          <w:docPart w:val="DefaultPlaceholder_-1854013440"/>
        </w:placeholder>
      </w:sdtPr>
      <w:sdtContent>
        <w:commentRangeStart w:id="36" w:displacedByCustomXml="prev"/>
        <w:commentRangeStart w:id="37" w:displacedByCustomXml="prev"/>
        <w:p w14:paraId="57DDB851" w14:textId="61426E88"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heavily interdisciplinary by design, meaning its primary impact on other areas will be a positive increase in cross-enrollment. Because drone operations are naturally interdisciplinary, the program creates opportunities to collaborate with other departments within the certificates of specialization. By pairing new AERO courses with existing offerings in Geography, Agriculture, Art, Film/Television, and Criminal Justice, the program establishes cross-enrollment pathways that serve students from multiple disciplines while strengthening the enrollment base for all participating departments.</w:t>
          </w:r>
          <w:commentRangeEnd w:id="37"/>
          <w:r w:rsidRPr="005F71BC">
            <w:rPr>
              <w:rStyle w:val="CommentReference"/>
              <w:rFonts w:ascii="Arial" w:hAnsi="Arial" w:cs="Arial"/>
              <w:sz w:val="24"/>
              <w:szCs w:val="24"/>
            </w:rPr>
            <w:commentReference w:id="37"/>
          </w:r>
          <w:commentRangeEnd w:id="36"/>
          <w:r w:rsidR="00BC31A2" w:rsidRPr="005F71BC">
            <w:rPr>
              <w:rStyle w:val="CommentReference"/>
              <w:rFonts w:ascii="Arial" w:hAnsi="Arial" w:cs="Arial"/>
              <w:sz w:val="24"/>
              <w:szCs w:val="24"/>
            </w:rPr>
            <w:commentReference w:id="36"/>
          </w:r>
        </w:p>
        <w:p w14:paraId="6FF4DCFB" w14:textId="60C68D9E" w:rsidR="00FB08AB" w:rsidRPr="005F71BC" w:rsidRDefault="00FB08AB" w:rsidP="00FB08AB">
          <w:pPr>
            <w:spacing w:before="240"/>
            <w:rPr>
              <w:rFonts w:ascii="Arial" w:hAnsi="Arial" w:cs="Arial"/>
              <w:sz w:val="24"/>
              <w:szCs w:val="24"/>
            </w:rPr>
          </w:pPr>
          <w:r>
            <w:rPr>
              <w:rFonts w:ascii="Arial" w:hAnsi="Arial" w:cs="Arial"/>
              <w:sz w:val="24"/>
              <w:szCs w:val="24"/>
            </w:rPr>
            <w:t xml:space="preserve">For the comprehensive Certificate of Achievement and the various Certificates of Specialization, the supporting elective list draws on existing courses in partner departments, which means no new curriculum development is required outside the AERO program.  A key advantage of this structure is that it creates enrollment pipelines between departments by </w:t>
          </w:r>
          <w:r>
            <w:rPr>
              <w:rFonts w:ascii="Arial" w:hAnsi="Arial" w:cs="Arial"/>
              <w:sz w:val="24"/>
              <w:szCs w:val="24"/>
            </w:rPr>
            <w:lastRenderedPageBreak/>
            <w:t>utilizing courses that serve "double duty". These courses count toward both the new UAS certificates and their home program’s existing credentials:</w:t>
          </w:r>
        </w:p>
        <w:p w14:paraId="1FCE760F" w14:textId="13C4A01E" w:rsidR="002B1E5A" w:rsidRDefault="00000000">
          <w:pPr>
            <w:numPr>
              <w:ilvl w:val="0"/>
              <w:numId w:val="19"/>
            </w:numPr>
            <w:spacing w:after="0"/>
            <w:rPr>
              <w:rFonts w:ascii="Arial" w:hAnsi="Arial" w:cs="Arial"/>
              <w:sz w:val="24"/>
              <w:szCs w:val="24"/>
            </w:rPr>
          </w:pPr>
          <w:commentRangeStart w:id="38"/>
          <w:commentRangeStart w:id="39"/>
          <w:r>
            <w:rPr>
              <w:rFonts w:ascii="Arial" w:hAnsi="Arial" w:cs="Arial"/>
              <w:sz w:val="24"/>
              <w:szCs w:val="24"/>
            </w:rPr>
            <w:t>GEOL 230: Introduction to Geographic Information Systems (also serves the GIS Certificate)</w:t>
          </w:r>
          <w:commentRangeEnd w:id="39"/>
          <w:r>
            <w:rPr>
              <w:rStyle w:val="CommentReference"/>
              <w:rFonts w:ascii="Arial" w:hAnsi="Arial" w:cs="Arial"/>
              <w:sz w:val="24"/>
              <w:szCs w:val="24"/>
            </w:rPr>
            <w:commentReference w:id="39"/>
          </w:r>
        </w:p>
        <w:p w14:paraId="4E93CE14" w14:textId="1D880919" w:rsidR="002B1E5A" w:rsidRDefault="00000000">
          <w:pPr>
            <w:numPr>
              <w:ilvl w:val="0"/>
              <w:numId w:val="19"/>
            </w:numPr>
            <w:spacing w:after="0"/>
            <w:rPr>
              <w:rFonts w:ascii="Arial" w:hAnsi="Arial" w:cs="Arial"/>
              <w:sz w:val="24"/>
              <w:szCs w:val="24"/>
            </w:rPr>
          </w:pPr>
          <w:r>
            <w:rPr>
              <w:rFonts w:ascii="Arial" w:hAnsi="Arial" w:cs="Arial"/>
              <w:sz w:val="24"/>
              <w:szCs w:val="24"/>
            </w:rPr>
            <w:t>GEOL 231: Advanced Geographic Information Systems (also serves the GIS Certificate)</w:t>
          </w:r>
        </w:p>
        <w:p w14:paraId="1755AAB0" w14:textId="77777777" w:rsidR="002B1E5A" w:rsidRDefault="00000000">
          <w:pPr>
            <w:numPr>
              <w:ilvl w:val="0"/>
              <w:numId w:val="19"/>
            </w:numPr>
            <w:spacing w:after="0"/>
            <w:rPr>
              <w:rFonts w:ascii="Arial" w:hAnsi="Arial" w:cs="Arial"/>
              <w:sz w:val="24"/>
              <w:szCs w:val="24"/>
            </w:rPr>
          </w:pPr>
          <w:r>
            <w:rPr>
              <w:rFonts w:ascii="Arial" w:hAnsi="Arial" w:cs="Arial"/>
              <w:sz w:val="24"/>
              <w:szCs w:val="24"/>
            </w:rPr>
            <w:t>GEOL 234: Introduction to Remote Sensing (also serves the GIS Certificate)</w:t>
          </w:r>
        </w:p>
        <w:p w14:paraId="4C81D81C"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242: Introduction to Plant Science (also serves the A.S.-T. Agriculture Plant Science)</w:t>
          </w:r>
        </w:p>
        <w:p w14:paraId="2C4C9087"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246: Introduction to Sustainable Agriculture (also serves the Agriculture program)</w:t>
          </w:r>
        </w:p>
        <w:p w14:paraId="1051432B"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250: Introduction to Viticulture (also serves the Agriculture program)</w:t>
          </w:r>
        </w:p>
        <w:p w14:paraId="188A7DF9" w14:textId="77777777" w:rsidR="002B1E5A" w:rsidRDefault="00000000">
          <w:pPr>
            <w:numPr>
              <w:ilvl w:val="0"/>
              <w:numId w:val="19"/>
            </w:numPr>
            <w:spacing w:after="0"/>
            <w:rPr>
              <w:rFonts w:ascii="Arial" w:hAnsi="Arial" w:cs="Arial"/>
              <w:sz w:val="24"/>
              <w:szCs w:val="24"/>
            </w:rPr>
          </w:pPr>
          <w:r>
            <w:rPr>
              <w:rFonts w:ascii="Arial" w:hAnsi="Arial" w:cs="Arial"/>
              <w:sz w:val="24"/>
              <w:szCs w:val="24"/>
            </w:rPr>
            <w:t>AGPS 251: Viticulture Practices (also serves the Agriculture program)</w:t>
          </w:r>
        </w:p>
        <w:p w14:paraId="140F7986" w14:textId="77777777" w:rsidR="002B1E5A" w:rsidRDefault="00000000">
          <w:pPr>
            <w:numPr>
              <w:ilvl w:val="0"/>
              <w:numId w:val="19"/>
            </w:numPr>
            <w:spacing w:after="0"/>
            <w:rPr>
              <w:rFonts w:ascii="Arial" w:hAnsi="Arial" w:cs="Arial"/>
              <w:sz w:val="24"/>
              <w:szCs w:val="24"/>
            </w:rPr>
          </w:pPr>
          <w:r>
            <w:rPr>
              <w:rFonts w:ascii="Arial" w:hAnsi="Arial" w:cs="Arial"/>
              <w:sz w:val="24"/>
              <w:szCs w:val="24"/>
            </w:rPr>
            <w:t>ART 249A: Digital Photography I (also serves the Photography Certificate)</w:t>
          </w:r>
        </w:p>
        <w:p w14:paraId="30B5C8C5"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221: Introduction to Electronic Media (also serves the Film, Television, and Electronic Media program)</w:t>
          </w:r>
        </w:p>
        <w:p w14:paraId="48E40528" w14:textId="77777777" w:rsidR="002B1E5A" w:rsidRDefault="00000000">
          <w:pPr>
            <w:numPr>
              <w:ilvl w:val="0"/>
              <w:numId w:val="19"/>
            </w:numPr>
            <w:spacing w:after="0"/>
            <w:rPr>
              <w:rFonts w:ascii="Arial" w:hAnsi="Arial" w:cs="Arial"/>
              <w:sz w:val="24"/>
              <w:szCs w:val="24"/>
            </w:rPr>
          </w:pPr>
          <w:r>
            <w:rPr>
              <w:rFonts w:ascii="Arial" w:hAnsi="Arial" w:cs="Arial"/>
              <w:sz w:val="24"/>
              <w:szCs w:val="24"/>
            </w:rPr>
            <w:t>FTVE 223: Introduction to Motion Picture and TV Production (also serves the Film, Television, and Electronic Media program)</w:t>
          </w:r>
        </w:p>
        <w:p w14:paraId="6EA6B655"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202: Introduction to Criminal Justice (also serves the Criminal Justice program)</w:t>
          </w:r>
        </w:p>
        <w:p w14:paraId="0CADBCD0"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210: Principles of Investigation (also serves the Criminal Justice program)</w:t>
          </w:r>
        </w:p>
        <w:p w14:paraId="00313AA1" w14:textId="77777777" w:rsidR="002B1E5A" w:rsidRDefault="00000000">
          <w:pPr>
            <w:numPr>
              <w:ilvl w:val="0"/>
              <w:numId w:val="19"/>
            </w:numPr>
            <w:spacing w:after="0"/>
            <w:rPr>
              <w:rFonts w:ascii="Arial" w:hAnsi="Arial" w:cs="Arial"/>
              <w:sz w:val="24"/>
              <w:szCs w:val="24"/>
            </w:rPr>
          </w:pPr>
          <w:r>
            <w:rPr>
              <w:rFonts w:ascii="Arial" w:hAnsi="Arial" w:cs="Arial"/>
              <w:sz w:val="24"/>
              <w:szCs w:val="24"/>
            </w:rPr>
            <w:t>CJ 213: Patrol Procedures (also serves the Criminal Justice program)</w:t>
          </w:r>
          <w:commentRangeEnd w:id="38"/>
          <w:r w:rsidR="00AA1CE4">
            <w:rPr>
              <w:rStyle w:val="CommentReference"/>
              <w:rFonts w:ascii="Arial" w:hAnsi="Arial" w:cs="Arial"/>
              <w:sz w:val="24"/>
              <w:szCs w:val="24"/>
            </w:rPr>
            <w:commentReference w:id="38"/>
          </w:r>
        </w:p>
        <w:p w14:paraId="7BA2D567" w14:textId="637195A2" w:rsidR="00FB08AB" w:rsidRPr="005F71BC" w:rsidRDefault="00FB08AB" w:rsidP="00FB08AB">
          <w:pPr>
            <w:spacing w:before="240"/>
            <w:rPr>
              <w:rFonts w:ascii="Arial" w:hAnsi="Arial" w:cs="Arial"/>
              <w:sz w:val="24"/>
              <w:szCs w:val="24"/>
            </w:rPr>
          </w:pPr>
          <w:r>
            <w:rPr>
              <w:rFonts w:ascii="Arial" w:hAnsi="Arial" w:cs="Arial"/>
              <w:sz w:val="24"/>
              <w:szCs w:val="24"/>
            </w:rPr>
            <w:t>Ultimately, by designing the drone certificates to incorporate existing courses rather than creating parallel curriculum, the program contributes enrollment to partner departments while drawing students from those disciplines into AERO coursework.</w:t>
          </w:r>
        </w:p>
        <w:p w14:paraId="30E1C2FC" w14:textId="598133B8" w:rsidR="001E3791" w:rsidRDefault="00FB08AB" w:rsidP="00C42AA8">
          <w:pPr>
            <w:spacing w:before="240"/>
            <w:rPr>
              <w:rFonts w:ascii="Arial" w:hAnsi="Arial" w:cs="Arial"/>
              <w:sz w:val="24"/>
              <w:szCs w:val="24"/>
            </w:rPr>
          </w:pPr>
          <w:r>
            <w:rPr>
              <w:rFonts w:ascii="Arial" w:hAnsi="Arial" w:cs="Arial"/>
              <w:sz w:val="24"/>
              <w:szCs w:val="24"/>
            </w:rPr>
            <w:t>Projected Impacts on Prerequisite Courses AERO 100: Basic UAV Operator serves as the common foundation and entry point for the program. Prerequisites and advisories for the new AERO courses will be established through the curriculum approval process. The program draws on existing courses in partner departments as they are currently offered, so it does not require those departments to create new courses or change existing requisites.</w:t>
          </w:r>
        </w:p>
      </w:sdtContent>
    </w:sdt>
    <w:p w14:paraId="60021B6E" w14:textId="77777777" w:rsidR="00C42AA8" w:rsidRDefault="00C42AA8" w:rsidP="00C111F4">
      <w:pPr>
        <w:pStyle w:val="BodyText"/>
        <w:keepNext/>
        <w:keepLines/>
        <w:kinsoku w:val="0"/>
        <w:overflowPunct w:val="0"/>
        <w:spacing w:before="92" w:after="240"/>
        <w:ind w:right="148"/>
        <w:rPr>
          <w:i/>
          <w:iCs/>
          <w:sz w:val="22"/>
          <w:szCs w:val="22"/>
        </w:rPr>
      </w:pPr>
      <w:r>
        <w:rPr>
          <w:b/>
          <w:bCs/>
        </w:rPr>
        <w:t xml:space="preserve">Program Projections: </w:t>
      </w:r>
      <w:r>
        <w:rPr>
          <w:i/>
          <w:iCs/>
          <w:sz w:val="22"/>
          <w:szCs w:val="22"/>
        </w:rPr>
        <w:t>List the following: (a) projected enrollment &amp; FTES for the first five years; (b) the process used to arrive at this projection; (c) any other community colleges in the area</w:t>
      </w:r>
      <w:r>
        <w:rPr>
          <w:i/>
          <w:iCs/>
          <w:spacing w:val="-3"/>
          <w:sz w:val="22"/>
          <w:szCs w:val="22"/>
        </w:rPr>
        <w:t xml:space="preserve"> </w:t>
      </w:r>
      <w:r>
        <w:rPr>
          <w:i/>
          <w:iCs/>
          <w:sz w:val="22"/>
          <w:szCs w:val="22"/>
        </w:rPr>
        <w:t>offering</w:t>
      </w:r>
      <w:r>
        <w:rPr>
          <w:i/>
          <w:iCs/>
          <w:spacing w:val="-3"/>
          <w:sz w:val="22"/>
          <w:szCs w:val="22"/>
        </w:rPr>
        <w:t xml:space="preserve"> </w:t>
      </w:r>
      <w:r>
        <w:rPr>
          <w:i/>
          <w:iCs/>
          <w:sz w:val="22"/>
          <w:szCs w:val="22"/>
        </w:rPr>
        <w:t>this</w:t>
      </w:r>
      <w:r>
        <w:rPr>
          <w:i/>
          <w:iCs/>
          <w:spacing w:val="-5"/>
          <w:sz w:val="22"/>
          <w:szCs w:val="22"/>
        </w:rPr>
        <w:t xml:space="preserve"> </w:t>
      </w:r>
      <w:r>
        <w:rPr>
          <w:i/>
          <w:iCs/>
          <w:sz w:val="22"/>
          <w:szCs w:val="22"/>
        </w:rPr>
        <w:t>program;</w:t>
      </w:r>
      <w:r>
        <w:rPr>
          <w:i/>
          <w:iCs/>
          <w:spacing w:val="-1"/>
          <w:sz w:val="22"/>
          <w:szCs w:val="22"/>
        </w:rPr>
        <w:t xml:space="preserve"> </w:t>
      </w:r>
      <w:r>
        <w:rPr>
          <w:i/>
          <w:iCs/>
          <w:sz w:val="22"/>
          <w:szCs w:val="22"/>
        </w:rPr>
        <w:t>and</w:t>
      </w:r>
      <w:r>
        <w:rPr>
          <w:i/>
          <w:iCs/>
          <w:spacing w:val="-5"/>
          <w:sz w:val="22"/>
          <w:szCs w:val="22"/>
        </w:rPr>
        <w:t xml:space="preserve"> </w:t>
      </w:r>
      <w:r>
        <w:rPr>
          <w:i/>
          <w:iCs/>
          <w:sz w:val="22"/>
          <w:szCs w:val="22"/>
        </w:rPr>
        <w:t>(d)</w:t>
      </w:r>
      <w:r>
        <w:rPr>
          <w:i/>
          <w:iCs/>
          <w:spacing w:val="-4"/>
          <w:sz w:val="22"/>
          <w:szCs w:val="22"/>
        </w:rPr>
        <w:t xml:space="preserve"> </w:t>
      </w:r>
      <w:r>
        <w:rPr>
          <w:i/>
          <w:iCs/>
          <w:sz w:val="22"/>
          <w:szCs w:val="22"/>
        </w:rPr>
        <w:t>any</w:t>
      </w:r>
      <w:r>
        <w:rPr>
          <w:i/>
          <w:iCs/>
          <w:spacing w:val="-2"/>
          <w:sz w:val="22"/>
          <w:szCs w:val="22"/>
        </w:rPr>
        <w:t xml:space="preserve"> </w:t>
      </w:r>
      <w:r>
        <w:rPr>
          <w:i/>
          <w:iCs/>
          <w:sz w:val="22"/>
          <w:szCs w:val="22"/>
        </w:rPr>
        <w:t>other</w:t>
      </w:r>
      <w:r>
        <w:rPr>
          <w:i/>
          <w:iCs/>
          <w:spacing w:val="-1"/>
          <w:sz w:val="22"/>
          <w:szCs w:val="22"/>
        </w:rPr>
        <w:t xml:space="preserve"> </w:t>
      </w:r>
      <w:r>
        <w:rPr>
          <w:i/>
          <w:iCs/>
          <w:sz w:val="22"/>
          <w:szCs w:val="22"/>
        </w:rPr>
        <w:t>district</w:t>
      </w:r>
      <w:r>
        <w:rPr>
          <w:i/>
          <w:iCs/>
          <w:spacing w:val="-1"/>
          <w:sz w:val="22"/>
          <w:szCs w:val="22"/>
        </w:rPr>
        <w:t xml:space="preserve"> </w:t>
      </w:r>
      <w:r>
        <w:rPr>
          <w:i/>
          <w:iCs/>
          <w:sz w:val="22"/>
          <w:szCs w:val="22"/>
        </w:rPr>
        <w:t>programs</w:t>
      </w:r>
      <w:r>
        <w:rPr>
          <w:i/>
          <w:iCs/>
          <w:spacing w:val="-5"/>
          <w:sz w:val="22"/>
          <w:szCs w:val="22"/>
        </w:rPr>
        <w:t xml:space="preserve"> </w:t>
      </w:r>
      <w:r>
        <w:rPr>
          <w:i/>
          <w:iCs/>
          <w:sz w:val="22"/>
          <w:szCs w:val="22"/>
        </w:rPr>
        <w:t>currently</w:t>
      </w:r>
      <w:r>
        <w:rPr>
          <w:i/>
          <w:iCs/>
          <w:spacing w:val="-5"/>
          <w:sz w:val="22"/>
          <w:szCs w:val="22"/>
        </w:rPr>
        <w:t xml:space="preserve"> </w:t>
      </w:r>
      <w:r>
        <w:rPr>
          <w:i/>
          <w:iCs/>
          <w:sz w:val="22"/>
          <w:szCs w:val="22"/>
        </w:rPr>
        <w:t>offered</w:t>
      </w:r>
      <w:r>
        <w:rPr>
          <w:i/>
          <w:iCs/>
          <w:spacing w:val="-3"/>
          <w:sz w:val="22"/>
          <w:szCs w:val="22"/>
        </w:rPr>
        <w:t xml:space="preserve"> </w:t>
      </w:r>
      <w:r>
        <w:rPr>
          <w:i/>
          <w:iCs/>
          <w:sz w:val="22"/>
          <w:szCs w:val="22"/>
        </w:rPr>
        <w:t>that</w:t>
      </w:r>
      <w:r>
        <w:rPr>
          <w:i/>
          <w:iCs/>
          <w:spacing w:val="-1"/>
          <w:sz w:val="22"/>
          <w:szCs w:val="22"/>
        </w:rPr>
        <w:t xml:space="preserve"> </w:t>
      </w:r>
      <w:r>
        <w:rPr>
          <w:i/>
          <w:iCs/>
          <w:sz w:val="22"/>
          <w:szCs w:val="22"/>
        </w:rPr>
        <w:t>are</w:t>
      </w:r>
      <w:r>
        <w:rPr>
          <w:i/>
          <w:iCs/>
          <w:spacing w:val="-4"/>
          <w:sz w:val="22"/>
          <w:szCs w:val="22"/>
        </w:rPr>
        <w:t xml:space="preserve"> </w:t>
      </w:r>
      <w:r>
        <w:rPr>
          <w:i/>
          <w:iCs/>
          <w:sz w:val="22"/>
          <w:szCs w:val="22"/>
        </w:rPr>
        <w:t>related to this program.</w:t>
      </w:r>
    </w:p>
    <w:sdt>
      <w:sdtPr>
        <w:rPr>
          <w:rFonts w:ascii="Arial" w:hAnsi="Arial" w:cs="Arial"/>
          <w:sz w:val="24"/>
          <w:szCs w:val="24"/>
        </w:rPr>
        <w:id w:val="-1742869403"/>
        <w:placeholder>
          <w:docPart w:val="DefaultPlaceholder_-1854013440"/>
        </w:placeholder>
      </w:sdtPr>
      <w:sdtContent>
        <w:p w14:paraId="4BE33BA7"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(a) Projected Enrollment &amp; FTES for the First Five Years.</w:t>
          </w:r>
          <w:r>
            <w:rPr>
              <w:rFonts w:ascii="Arial" w:hAnsi="Arial" w:cs="Arial"/>
              <w:sz w:val="24"/>
              <w:szCs w:val="24"/>
            </w:rPr>
            <w:t xml:space="preserve"> </w:t>
          </w:r>
        </w:p>
        <w:p w14:paraId="677456B3" w14:textId="77777777" w:rsidR="00FB08AB" w:rsidRPr="005F71BC" w:rsidRDefault="00FB08AB" w:rsidP="00FB08AB">
          <w:pPr>
            <w:rPr>
              <w:rFonts w:ascii="Arial" w:hAnsi="Arial" w:cs="Arial"/>
              <w:sz w:val="24"/>
              <w:szCs w:val="24"/>
            </w:rPr>
          </w:pPr>
          <w:r>
            <w:rPr>
              <w:rFonts w:ascii="Arial" w:hAnsi="Arial" w:cs="Arial"/>
              <w:sz w:val="24"/>
              <w:szCs w:val="24"/>
            </w:rPr>
            <w:t>Specific five-year enrollment and FTES (Full-Time Equivalent Student) projections are described below: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09"/>
            <w:gridCol w:w="2407"/>
            <w:gridCol w:w="1284"/>
            <w:gridCol w:w="2240"/>
            <w:gridCol w:w="1781"/>
            <w:gridCol w:w="1469"/>
          </w:tblGrid>
          <w:tr w:rsidR="00FB08AB" w:rsidRPr="005F71BC" w14:paraId="7A85810E" w14:textId="77777777" w:rsidTr="00C111F4">
            <w:trPr>
              <w:cantSplit/>
              <w:tblHeader/>
              <w:tblCellSpacing w:w="15" w:type="dxa"/>
            </w:trPr>
            <w:tc>
              <w:tcPr>
                <w:tcW w:w="764" w:type="dxa"/>
                <w:tcBorders>
                  <w:bottom w:val="single" w:sz="4" w:space="0" w:color="auto"/>
                </w:tcBorders>
                <w:vAlign w:val="center"/>
                <w:hideMark/>
              </w:tcPr>
              <w:p w14:paraId="752EF37B" w14:textId="77777777" w:rsidR="00FB08AB" w:rsidRPr="005F71BC" w:rsidRDefault="00FB08AB" w:rsidP="00B624F4">
                <w:pPr>
                  <w:rPr>
                    <w:rFonts w:ascii="Arial" w:hAnsi="Arial" w:cs="Arial"/>
                    <w:b/>
                    <w:bCs/>
                    <w:sz w:val="24"/>
                    <w:szCs w:val="24"/>
                  </w:rPr>
                </w:pPr>
                <w:r>
                  <w:rPr>
                    <w:rFonts w:ascii="Arial" w:hAnsi="Arial" w:cs="Arial"/>
                    <w:b/>
                    <w:bCs/>
                    <w:sz w:val="24"/>
                    <w:szCs w:val="24"/>
                  </w:rPr>
                  <w:lastRenderedPageBreak/>
                  <w:t>Year</w:t>
                </w:r>
              </w:p>
            </w:tc>
            <w:tc>
              <w:tcPr>
                <w:tcW w:w="2377" w:type="dxa"/>
                <w:tcBorders>
                  <w:bottom w:val="single" w:sz="4" w:space="0" w:color="auto"/>
                </w:tcBorders>
                <w:vAlign w:val="center"/>
                <w:hideMark/>
              </w:tcPr>
              <w:p w14:paraId="253FA973" w14:textId="77777777" w:rsidR="00FB08AB" w:rsidRPr="005F71BC" w:rsidRDefault="00FB08AB" w:rsidP="00B624F4">
                <w:pPr>
                  <w:rPr>
                    <w:rFonts w:ascii="Arial" w:hAnsi="Arial" w:cs="Arial"/>
                    <w:b/>
                    <w:bCs/>
                    <w:sz w:val="24"/>
                    <w:szCs w:val="24"/>
                  </w:rPr>
                </w:pPr>
                <w:r>
                  <w:rPr>
                    <w:rFonts w:ascii="Arial" w:hAnsi="Arial" w:cs="Arial"/>
                    <w:b/>
                    <w:bCs/>
                    <w:sz w:val="24"/>
                    <w:szCs w:val="24"/>
                  </w:rPr>
                  <w:t>Course Rollout / Growth Phase</w:t>
                </w:r>
              </w:p>
            </w:tc>
            <w:tc>
              <w:tcPr>
                <w:tcW w:w="1254" w:type="dxa"/>
                <w:tcBorders>
                  <w:bottom w:val="single" w:sz="4" w:space="0" w:color="auto"/>
                </w:tcBorders>
                <w:vAlign w:val="center"/>
                <w:hideMark/>
              </w:tcPr>
              <w:p w14:paraId="16546CAF"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Sections</w:t>
                </w:r>
              </w:p>
            </w:tc>
            <w:tc>
              <w:tcPr>
                <w:tcW w:w="2210" w:type="dxa"/>
                <w:tcBorders>
                  <w:bottom w:val="single" w:sz="4" w:space="0" w:color="auto"/>
                </w:tcBorders>
                <w:vAlign w:val="center"/>
                <w:hideMark/>
              </w:tcPr>
              <w:p w14:paraId="3FDA2920"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Duplicated Enrollment</w:t>
                </w:r>
              </w:p>
            </w:tc>
            <w:tc>
              <w:tcPr>
                <w:tcW w:w="0" w:type="auto"/>
                <w:tcBorders>
                  <w:bottom w:val="single" w:sz="4" w:space="0" w:color="auto"/>
                </w:tcBorders>
                <w:vAlign w:val="center"/>
                <w:hideMark/>
              </w:tcPr>
              <w:p w14:paraId="2F688944"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Total Contact Hours</w:t>
                </w:r>
              </w:p>
            </w:tc>
            <w:tc>
              <w:tcPr>
                <w:tcW w:w="0" w:type="auto"/>
                <w:tcBorders>
                  <w:bottom w:val="single" w:sz="4" w:space="0" w:color="auto"/>
                </w:tcBorders>
                <w:vAlign w:val="center"/>
                <w:hideMark/>
              </w:tcPr>
              <w:p w14:paraId="5866CAF8" w14:textId="77777777" w:rsidR="00FB08AB" w:rsidRPr="005F71BC" w:rsidRDefault="00FB08AB" w:rsidP="00B624F4">
                <w:pPr>
                  <w:jc w:val="center"/>
                  <w:rPr>
                    <w:rFonts w:ascii="Arial" w:hAnsi="Arial" w:cs="Arial"/>
                    <w:b/>
                    <w:bCs/>
                    <w:sz w:val="24"/>
                    <w:szCs w:val="24"/>
                  </w:rPr>
                </w:pPr>
                <w:r>
                  <w:rPr>
                    <w:rFonts w:ascii="Arial" w:hAnsi="Arial" w:cs="Arial"/>
                    <w:b/>
                    <w:bCs/>
                    <w:sz w:val="24"/>
                    <w:szCs w:val="24"/>
                  </w:rPr>
                  <w:t>Estimated FTES</w:t>
                </w:r>
              </w:p>
            </w:tc>
          </w:tr>
          <w:tr w:rsidR="00FB08AB" w:rsidRPr="005F71BC" w14:paraId="7AA1A88A" w14:textId="77777777" w:rsidTr="00C111F4">
            <w:trPr>
              <w:cantSplit/>
              <w:tblCellSpacing w:w="15" w:type="dxa"/>
            </w:trPr>
            <w:tc>
              <w:tcPr>
                <w:tcW w:w="764" w:type="dxa"/>
                <w:vAlign w:val="center"/>
                <w:hideMark/>
              </w:tcPr>
              <w:p w14:paraId="6EB4E4AD" w14:textId="77777777" w:rsidR="00FB08AB" w:rsidRPr="005F71BC" w:rsidRDefault="00FB08AB" w:rsidP="00B624F4">
                <w:pPr>
                  <w:rPr>
                    <w:rFonts w:ascii="Arial" w:hAnsi="Arial" w:cs="Arial"/>
                    <w:sz w:val="24"/>
                    <w:szCs w:val="24"/>
                  </w:rPr>
                </w:pPr>
                <w:r>
                  <w:rPr>
                    <w:rFonts w:ascii="Arial" w:hAnsi="Arial" w:cs="Arial"/>
                    <w:b/>
                    <w:bCs/>
                    <w:sz w:val="24"/>
                    <w:szCs w:val="24"/>
                  </w:rPr>
                  <w:t>Year 1</w:t>
                </w:r>
              </w:p>
            </w:tc>
            <w:tc>
              <w:tcPr>
                <w:tcW w:w="2377" w:type="dxa"/>
                <w:vAlign w:val="center"/>
                <w:hideMark/>
              </w:tcPr>
              <w:p w14:paraId="2CB5C4F3" w14:textId="77777777" w:rsidR="00FB08AB" w:rsidRPr="005F71BC" w:rsidRDefault="00FB08AB" w:rsidP="00B624F4">
                <w:pPr>
                  <w:rPr>
                    <w:rFonts w:ascii="Arial" w:hAnsi="Arial" w:cs="Arial"/>
                    <w:sz w:val="24"/>
                    <w:szCs w:val="24"/>
                  </w:rPr>
                </w:pPr>
                <w:r>
                  <w:rPr>
                    <w:rFonts w:ascii="Arial" w:hAnsi="Arial" w:cs="Arial"/>
                    <w:sz w:val="24"/>
                    <w:szCs w:val="24"/>
                  </w:rPr>
                  <w:t>Core launch: AERO 100, 151, 161</w:t>
                </w:r>
              </w:p>
            </w:tc>
            <w:tc>
              <w:tcPr>
                <w:tcW w:w="1254" w:type="dxa"/>
                <w:vAlign w:val="center"/>
                <w:hideMark/>
              </w:tcPr>
              <w:p w14:paraId="54515ABE" w14:textId="77777777" w:rsidR="00FB08AB" w:rsidRPr="005F71BC" w:rsidRDefault="00FB08AB" w:rsidP="00B624F4">
                <w:pPr>
                  <w:jc w:val="center"/>
                  <w:rPr>
                    <w:rFonts w:ascii="Arial" w:hAnsi="Arial" w:cs="Arial"/>
                    <w:sz w:val="24"/>
                    <w:szCs w:val="24"/>
                  </w:rPr>
                </w:pPr>
                <w:r>
                  <w:rPr>
                    <w:rFonts w:ascii="Arial" w:hAnsi="Arial" w:cs="Arial"/>
                    <w:sz w:val="24"/>
                    <w:szCs w:val="24"/>
                  </w:rPr>
                  <w:t>4</w:t>
                </w:r>
              </w:p>
            </w:tc>
            <w:tc>
              <w:tcPr>
                <w:tcW w:w="2210" w:type="dxa"/>
                <w:vAlign w:val="center"/>
                <w:hideMark/>
              </w:tcPr>
              <w:p w14:paraId="50131B44" w14:textId="77777777" w:rsidR="00FB08AB" w:rsidRPr="005F71BC" w:rsidRDefault="00FB08AB" w:rsidP="00B624F4">
                <w:pPr>
                  <w:jc w:val="center"/>
                  <w:rPr>
                    <w:rFonts w:ascii="Arial" w:hAnsi="Arial" w:cs="Arial"/>
                    <w:sz w:val="24"/>
                    <w:szCs w:val="24"/>
                  </w:rPr>
                </w:pPr>
                <w:r>
                  <w:rPr>
                    <w:rFonts w:ascii="Arial" w:hAnsi="Arial" w:cs="Arial"/>
                    <w:sz w:val="24"/>
                    <w:szCs w:val="24"/>
                  </w:rPr>
                  <w:t>90</w:t>
                </w:r>
              </w:p>
            </w:tc>
            <w:tc>
              <w:tcPr>
                <w:tcW w:w="0" w:type="auto"/>
                <w:vAlign w:val="center"/>
                <w:hideMark/>
              </w:tcPr>
              <w:p w14:paraId="0809DD4B" w14:textId="77777777" w:rsidR="00FB08AB" w:rsidRPr="005F71BC" w:rsidRDefault="00FB08AB" w:rsidP="00B624F4">
                <w:pPr>
                  <w:jc w:val="center"/>
                  <w:rPr>
                    <w:rFonts w:ascii="Arial" w:hAnsi="Arial" w:cs="Arial"/>
                    <w:sz w:val="24"/>
                    <w:szCs w:val="24"/>
                  </w:rPr>
                </w:pPr>
                <w:r>
                  <w:rPr>
                    <w:rFonts w:ascii="Arial" w:hAnsi="Arial" w:cs="Arial"/>
                    <w:sz w:val="24"/>
                    <w:szCs w:val="24"/>
                  </w:rPr>
                  <w:t>7,</w:t>
                </w:r>
                <w:del w:id="40" w:author="Codex" w:date="2026-10-27T04:32:00Z">
                  <w:r>
                    <w:rPr>
                      <w:rFonts w:ascii="Arial" w:hAnsi="Arial" w:cs="Arial"/>
                      <w:sz w:val="24"/>
                      <w:szCs w:val="24"/>
                    </w:rPr>
                    <w:delText>020</w:delText>
                  </w:r>
                </w:del>
                <w:ins w:id="41" w:author="Codex" w:date="2026-10-27T04:32:00Z">
                  <w:r>
                    <w:rPr>
                      <w:rFonts w:ascii="Arial" w:hAnsi="Arial" w:cs="Arial"/>
                      <w:sz w:val="24"/>
                      <w:szCs w:val="24"/>
                    </w:rPr>
                    <w:t>740</w:t>
                  </w:r>
                </w:ins>
              </w:p>
            </w:tc>
            <w:tc>
              <w:tcPr>
                <w:tcW w:w="0" w:type="auto"/>
                <w:vAlign w:val="center"/>
                <w:hideMark/>
              </w:tcPr>
              <w:p w14:paraId="7D7B34B3" w14:textId="77777777" w:rsidR="00FB08AB" w:rsidRPr="005F71BC" w:rsidRDefault="00FB08AB" w:rsidP="00B624F4">
                <w:pPr>
                  <w:jc w:val="center"/>
                  <w:rPr>
                    <w:rFonts w:ascii="Arial" w:hAnsi="Arial" w:cs="Arial"/>
                    <w:sz w:val="24"/>
                    <w:szCs w:val="24"/>
                  </w:rPr>
                </w:pPr>
                <w:del w:id="42" w:author="Codex" w:date="2026-10-27T04:32:00Z">
                  <w:r>
                    <w:rPr>
                      <w:rFonts w:ascii="Arial" w:hAnsi="Arial" w:cs="Arial"/>
                      <w:b/>
                      <w:bCs/>
                      <w:sz w:val="24"/>
                      <w:szCs w:val="24"/>
                    </w:rPr>
                    <w:delText>13.37</w:delText>
                  </w:r>
                </w:del>
                <w:ins w:id="43" w:author="Codex" w:date="2026-10-27T04:32:00Z">
                  <w:r>
                    <w:rPr>
                      <w:rFonts w:ascii="Arial" w:hAnsi="Arial" w:cs="Arial"/>
                      <w:b/>
                      <w:bCs/>
                      <w:sz w:val="24"/>
                      <w:szCs w:val="24"/>
                    </w:rPr>
                    <w:t>14.74</w:t>
                  </w:r>
                </w:ins>
              </w:p>
            </w:tc>
          </w:tr>
          <w:tr w:rsidR="00FB08AB" w:rsidRPr="005F71BC" w14:paraId="3352A8C9" w14:textId="77777777" w:rsidTr="00C111F4">
            <w:trPr>
              <w:cantSplit/>
              <w:tblCellSpacing w:w="15" w:type="dxa"/>
            </w:trPr>
            <w:tc>
              <w:tcPr>
                <w:tcW w:w="764" w:type="dxa"/>
                <w:vAlign w:val="center"/>
                <w:hideMark/>
              </w:tcPr>
              <w:p w14:paraId="26CBBD88" w14:textId="77777777" w:rsidR="00FB08AB" w:rsidRPr="005F71BC" w:rsidRDefault="00FB08AB" w:rsidP="00B624F4">
                <w:pPr>
                  <w:rPr>
                    <w:rFonts w:ascii="Arial" w:hAnsi="Arial" w:cs="Arial"/>
                    <w:sz w:val="24"/>
                    <w:szCs w:val="24"/>
                  </w:rPr>
                </w:pPr>
                <w:r>
                  <w:rPr>
                    <w:rFonts w:ascii="Arial" w:hAnsi="Arial" w:cs="Arial"/>
                    <w:b/>
                    <w:bCs/>
                    <w:sz w:val="24"/>
                    <w:szCs w:val="24"/>
                  </w:rPr>
                  <w:t>Year 2</w:t>
                </w:r>
              </w:p>
            </w:tc>
            <w:tc>
              <w:tcPr>
                <w:tcW w:w="2377" w:type="dxa"/>
                <w:vAlign w:val="center"/>
                <w:hideMark/>
              </w:tcPr>
              <w:p w14:paraId="7132C692" w14:textId="77777777" w:rsidR="00FB08AB" w:rsidRPr="005F71BC" w:rsidRDefault="00FB08AB" w:rsidP="00B624F4">
                <w:pPr>
                  <w:rPr>
                    <w:rFonts w:ascii="Arial" w:hAnsi="Arial" w:cs="Arial"/>
                    <w:sz w:val="24"/>
                    <w:szCs w:val="24"/>
                  </w:rPr>
                </w:pPr>
                <w:r>
                  <w:rPr>
                    <w:rFonts w:ascii="Arial" w:hAnsi="Arial" w:cs="Arial"/>
                    <w:sz w:val="24"/>
                    <w:szCs w:val="24"/>
                  </w:rPr>
                  <w:t>Add agriculture: AERO 162</w:t>
                </w:r>
              </w:p>
            </w:tc>
            <w:tc>
              <w:tcPr>
                <w:tcW w:w="1254" w:type="dxa"/>
                <w:vAlign w:val="center"/>
                <w:hideMark/>
              </w:tcPr>
              <w:p w14:paraId="43F8C9C6" w14:textId="77777777" w:rsidR="00FB08AB" w:rsidRPr="005F71BC" w:rsidRDefault="00FB08AB" w:rsidP="00B624F4">
                <w:pPr>
                  <w:jc w:val="center"/>
                  <w:rPr>
                    <w:rFonts w:ascii="Arial" w:hAnsi="Arial" w:cs="Arial"/>
                    <w:sz w:val="24"/>
                    <w:szCs w:val="24"/>
                  </w:rPr>
                </w:pPr>
                <w:r>
                  <w:rPr>
                    <w:rFonts w:ascii="Arial" w:hAnsi="Arial" w:cs="Arial"/>
                    <w:sz w:val="24"/>
                    <w:szCs w:val="24"/>
                  </w:rPr>
                  <w:t>5</w:t>
                </w:r>
              </w:p>
            </w:tc>
            <w:tc>
              <w:tcPr>
                <w:tcW w:w="2210" w:type="dxa"/>
                <w:vAlign w:val="center"/>
                <w:hideMark/>
              </w:tcPr>
              <w:p w14:paraId="3A6178C9" w14:textId="77777777" w:rsidR="00FB08AB" w:rsidRPr="005F71BC" w:rsidRDefault="00FB08AB" w:rsidP="00B624F4">
                <w:pPr>
                  <w:jc w:val="center"/>
                  <w:rPr>
                    <w:rFonts w:ascii="Arial" w:hAnsi="Arial" w:cs="Arial"/>
                    <w:sz w:val="24"/>
                    <w:szCs w:val="24"/>
                  </w:rPr>
                </w:pPr>
                <w:r>
                  <w:rPr>
                    <w:rFonts w:ascii="Arial" w:hAnsi="Arial" w:cs="Arial"/>
                    <w:sz w:val="24"/>
                    <w:szCs w:val="24"/>
                  </w:rPr>
                  <w:t>110</w:t>
                </w:r>
              </w:p>
            </w:tc>
            <w:tc>
              <w:tcPr>
                <w:tcW w:w="0" w:type="auto"/>
                <w:vAlign w:val="center"/>
                <w:hideMark/>
              </w:tcPr>
              <w:p w14:paraId="48639847" w14:textId="77777777" w:rsidR="00FB08AB" w:rsidRPr="005F71BC" w:rsidRDefault="00FB08AB" w:rsidP="00B624F4">
                <w:pPr>
                  <w:jc w:val="center"/>
                  <w:rPr>
                    <w:rFonts w:ascii="Arial" w:hAnsi="Arial" w:cs="Arial"/>
                    <w:sz w:val="24"/>
                    <w:szCs w:val="24"/>
                  </w:rPr>
                </w:pPr>
                <w:del w:id="44" w:author="Codex" w:date="2026-10-27T04:32:00Z">
                  <w:r>
                    <w:rPr>
                      <w:rFonts w:ascii="Arial" w:hAnsi="Arial" w:cs="Arial"/>
                      <w:sz w:val="24"/>
                      <w:szCs w:val="24"/>
                    </w:rPr>
                    <w:delText>8,820</w:delText>
                  </w:r>
                </w:del>
                <w:ins w:id="45" w:author="Codex" w:date="2026-10-27T04:32:00Z">
                  <w:r>
                    <w:rPr>
                      <w:rFonts w:ascii="Arial" w:hAnsi="Arial" w:cs="Arial"/>
                      <w:sz w:val="24"/>
                      <w:szCs w:val="24"/>
                    </w:rPr>
                    <w:t>9,540</w:t>
                  </w:r>
                </w:ins>
              </w:p>
            </w:tc>
            <w:tc>
              <w:tcPr>
                <w:tcW w:w="0" w:type="auto"/>
                <w:vAlign w:val="center"/>
                <w:hideMark/>
              </w:tcPr>
              <w:p w14:paraId="2FD5ACCB" w14:textId="77777777" w:rsidR="00FB08AB" w:rsidRPr="005F71BC" w:rsidRDefault="00FB08AB" w:rsidP="00B624F4">
                <w:pPr>
                  <w:jc w:val="center"/>
                  <w:rPr>
                    <w:rFonts w:ascii="Arial" w:hAnsi="Arial" w:cs="Arial"/>
                    <w:sz w:val="24"/>
                    <w:szCs w:val="24"/>
                  </w:rPr>
                </w:pPr>
                <w:del w:id="46" w:author="Codex" w:date="2026-10-27T04:32:00Z">
                  <w:r>
                    <w:rPr>
                      <w:rFonts w:ascii="Arial" w:hAnsi="Arial" w:cs="Arial"/>
                      <w:b/>
                      <w:bCs/>
                      <w:sz w:val="24"/>
                      <w:szCs w:val="24"/>
                    </w:rPr>
                    <w:delText>16.80</w:delText>
                  </w:r>
                </w:del>
                <w:ins w:id="47" w:author="Codex" w:date="2026-10-27T04:32:00Z">
                  <w:r>
                    <w:rPr>
                      <w:rFonts w:ascii="Arial" w:hAnsi="Arial" w:cs="Arial"/>
                      <w:b/>
                      <w:bCs/>
                      <w:sz w:val="24"/>
                      <w:szCs w:val="24"/>
                    </w:rPr>
                    <w:t>18.17</w:t>
                  </w:r>
                </w:ins>
              </w:p>
            </w:tc>
          </w:tr>
          <w:tr w:rsidR="00FB08AB" w:rsidRPr="005F71BC" w14:paraId="1BA3BF99" w14:textId="77777777" w:rsidTr="00C111F4">
            <w:trPr>
              <w:cantSplit/>
              <w:tblCellSpacing w:w="15" w:type="dxa"/>
            </w:trPr>
            <w:tc>
              <w:tcPr>
                <w:tcW w:w="764" w:type="dxa"/>
                <w:vAlign w:val="center"/>
                <w:hideMark/>
              </w:tcPr>
              <w:p w14:paraId="0521F3FA" w14:textId="77777777" w:rsidR="00FB08AB" w:rsidRPr="005F71BC" w:rsidRDefault="00FB08AB" w:rsidP="00B624F4">
                <w:pPr>
                  <w:rPr>
                    <w:rFonts w:ascii="Arial" w:hAnsi="Arial" w:cs="Arial"/>
                    <w:sz w:val="24"/>
                    <w:szCs w:val="24"/>
                  </w:rPr>
                </w:pPr>
                <w:r>
                  <w:rPr>
                    <w:rFonts w:ascii="Arial" w:hAnsi="Arial" w:cs="Arial"/>
                    <w:b/>
                    <w:bCs/>
                    <w:sz w:val="24"/>
                    <w:szCs w:val="24"/>
                  </w:rPr>
                  <w:t>Year 3</w:t>
                </w:r>
              </w:p>
            </w:tc>
            <w:tc>
              <w:tcPr>
                <w:tcW w:w="2377" w:type="dxa"/>
                <w:vAlign w:val="center"/>
                <w:hideMark/>
              </w:tcPr>
              <w:p w14:paraId="02995FD8" w14:textId="77777777" w:rsidR="00FB08AB" w:rsidRPr="005F71BC" w:rsidRDefault="00FB08AB" w:rsidP="00B624F4">
                <w:pPr>
                  <w:rPr>
                    <w:rFonts w:ascii="Arial" w:hAnsi="Arial" w:cs="Arial"/>
                    <w:sz w:val="24"/>
                    <w:szCs w:val="24"/>
                  </w:rPr>
                </w:pPr>
                <w:r>
                  <w:rPr>
                    <w:rFonts w:ascii="Arial" w:hAnsi="Arial" w:cs="Arial"/>
                    <w:sz w:val="24"/>
                    <w:szCs w:val="24"/>
                  </w:rPr>
                  <w:t>Add public safety: AERO 163</w:t>
                </w:r>
              </w:p>
            </w:tc>
            <w:tc>
              <w:tcPr>
                <w:tcW w:w="1254" w:type="dxa"/>
                <w:vAlign w:val="center"/>
                <w:hideMark/>
              </w:tcPr>
              <w:p w14:paraId="50FE806A" w14:textId="77777777" w:rsidR="00FB08AB" w:rsidRPr="005F71BC" w:rsidRDefault="00FB08AB" w:rsidP="00B624F4">
                <w:pPr>
                  <w:jc w:val="center"/>
                  <w:rPr>
                    <w:rFonts w:ascii="Arial" w:hAnsi="Arial" w:cs="Arial"/>
                    <w:sz w:val="24"/>
                    <w:szCs w:val="24"/>
                  </w:rPr>
                </w:pPr>
                <w:r>
                  <w:rPr>
                    <w:rFonts w:ascii="Arial" w:hAnsi="Arial" w:cs="Arial"/>
                    <w:sz w:val="24"/>
                    <w:szCs w:val="24"/>
                  </w:rPr>
                  <w:t>6</w:t>
                </w:r>
              </w:p>
            </w:tc>
            <w:tc>
              <w:tcPr>
                <w:tcW w:w="2210" w:type="dxa"/>
                <w:vAlign w:val="center"/>
                <w:hideMark/>
              </w:tcPr>
              <w:p w14:paraId="4E913D06" w14:textId="77777777" w:rsidR="00FB08AB" w:rsidRPr="005F71BC" w:rsidRDefault="00FB08AB" w:rsidP="00B624F4">
                <w:pPr>
                  <w:jc w:val="center"/>
                  <w:rPr>
                    <w:rFonts w:ascii="Arial" w:hAnsi="Arial" w:cs="Arial"/>
                    <w:sz w:val="24"/>
                    <w:szCs w:val="24"/>
                  </w:rPr>
                </w:pPr>
                <w:r>
                  <w:rPr>
                    <w:rFonts w:ascii="Arial" w:hAnsi="Arial" w:cs="Arial"/>
                    <w:sz w:val="24"/>
                    <w:szCs w:val="24"/>
                  </w:rPr>
                  <w:t>130</w:t>
                </w:r>
              </w:p>
            </w:tc>
            <w:tc>
              <w:tcPr>
                <w:tcW w:w="0" w:type="auto"/>
                <w:vAlign w:val="center"/>
                <w:hideMark/>
              </w:tcPr>
              <w:p w14:paraId="34DEE9D8" w14:textId="77777777" w:rsidR="00FB08AB" w:rsidRPr="005F71BC" w:rsidRDefault="00FB08AB" w:rsidP="00B624F4">
                <w:pPr>
                  <w:jc w:val="center"/>
                  <w:rPr>
                    <w:rFonts w:ascii="Arial" w:hAnsi="Arial" w:cs="Arial"/>
                    <w:sz w:val="24"/>
                    <w:szCs w:val="24"/>
                  </w:rPr>
                </w:pPr>
                <w:del w:id="48" w:author="Codex" w:date="2026-10-27T04:32:00Z">
                  <w:r>
                    <w:rPr>
                      <w:rFonts w:ascii="Arial" w:hAnsi="Arial" w:cs="Arial"/>
                      <w:sz w:val="24"/>
                      <w:szCs w:val="24"/>
                    </w:rPr>
                    <w:delText>10,620</w:delText>
                  </w:r>
                </w:del>
                <w:ins w:id="49" w:author="Codex" w:date="2026-10-27T04:32:00Z">
                  <w:r>
                    <w:rPr>
                      <w:rFonts w:ascii="Arial" w:hAnsi="Arial" w:cs="Arial"/>
                      <w:sz w:val="24"/>
                      <w:szCs w:val="24"/>
                    </w:rPr>
                    <w:t>11,340</w:t>
                  </w:r>
                </w:ins>
              </w:p>
            </w:tc>
            <w:tc>
              <w:tcPr>
                <w:tcW w:w="0" w:type="auto"/>
                <w:vAlign w:val="center"/>
                <w:hideMark/>
              </w:tcPr>
              <w:p w14:paraId="66BDD510" w14:textId="77777777" w:rsidR="00FB08AB" w:rsidRPr="005F71BC" w:rsidRDefault="00FB08AB" w:rsidP="00B624F4">
                <w:pPr>
                  <w:jc w:val="center"/>
                  <w:rPr>
                    <w:rFonts w:ascii="Arial" w:hAnsi="Arial" w:cs="Arial"/>
                    <w:sz w:val="24"/>
                    <w:szCs w:val="24"/>
                  </w:rPr>
                </w:pPr>
                <w:del w:id="50" w:author="Codex" w:date="2026-10-27T04:32:00Z">
                  <w:r>
                    <w:rPr>
                      <w:rFonts w:ascii="Arial" w:hAnsi="Arial" w:cs="Arial"/>
                      <w:b/>
                      <w:bCs/>
                      <w:sz w:val="24"/>
                      <w:szCs w:val="24"/>
                    </w:rPr>
                    <w:delText>20.23</w:delText>
                  </w:r>
                </w:del>
                <w:ins w:id="51" w:author="Codex" w:date="2026-10-27T04:32:00Z">
                  <w:r>
                    <w:rPr>
                      <w:rFonts w:ascii="Arial" w:hAnsi="Arial" w:cs="Arial"/>
                      <w:b/>
                      <w:bCs/>
                      <w:sz w:val="24"/>
                      <w:szCs w:val="24"/>
                    </w:rPr>
                    <w:t>21.60</w:t>
                  </w:r>
                </w:ins>
              </w:p>
            </w:tc>
          </w:tr>
          <w:tr w:rsidR="00FB08AB" w:rsidRPr="005F71BC" w14:paraId="54FB8C15" w14:textId="77777777" w:rsidTr="00C111F4">
            <w:trPr>
              <w:cantSplit/>
              <w:tblCellSpacing w:w="15" w:type="dxa"/>
            </w:trPr>
            <w:tc>
              <w:tcPr>
                <w:tcW w:w="764" w:type="dxa"/>
                <w:vAlign w:val="center"/>
                <w:hideMark/>
              </w:tcPr>
              <w:p w14:paraId="73FA22ED" w14:textId="77777777" w:rsidR="00FB08AB" w:rsidRPr="005F71BC" w:rsidRDefault="00FB08AB" w:rsidP="00B624F4">
                <w:pPr>
                  <w:rPr>
                    <w:rFonts w:ascii="Arial" w:hAnsi="Arial" w:cs="Arial"/>
                    <w:sz w:val="24"/>
                    <w:szCs w:val="24"/>
                  </w:rPr>
                </w:pPr>
                <w:r>
                  <w:rPr>
                    <w:rFonts w:ascii="Arial" w:hAnsi="Arial" w:cs="Arial"/>
                    <w:b/>
                    <w:bCs/>
                    <w:sz w:val="24"/>
                    <w:szCs w:val="24"/>
                  </w:rPr>
                  <w:t>Year 4</w:t>
                </w:r>
              </w:p>
            </w:tc>
            <w:tc>
              <w:tcPr>
                <w:tcW w:w="2377" w:type="dxa"/>
                <w:vAlign w:val="center"/>
                <w:hideMark/>
              </w:tcPr>
              <w:p w14:paraId="5E1ACFD6" w14:textId="77777777" w:rsidR="00FB08AB" w:rsidRPr="005F71BC" w:rsidRDefault="00FB08AB" w:rsidP="00B624F4">
                <w:pPr>
                  <w:rPr>
                    <w:rFonts w:ascii="Arial" w:hAnsi="Arial" w:cs="Arial"/>
                    <w:sz w:val="24"/>
                    <w:szCs w:val="24"/>
                  </w:rPr>
                </w:pPr>
                <w:r>
                  <w:rPr>
                    <w:rFonts w:ascii="Arial" w:hAnsi="Arial" w:cs="Arial"/>
                    <w:sz w:val="24"/>
                    <w:szCs w:val="24"/>
                  </w:rPr>
                  <w:t>Expand repeat offerings across pathways</w:t>
                </w:r>
              </w:p>
            </w:tc>
            <w:tc>
              <w:tcPr>
                <w:tcW w:w="1254" w:type="dxa"/>
                <w:vAlign w:val="center"/>
                <w:hideMark/>
              </w:tcPr>
              <w:p w14:paraId="45A43AC1" w14:textId="77777777" w:rsidR="00FB08AB" w:rsidRPr="005F71BC" w:rsidRDefault="00FB08AB" w:rsidP="00B624F4">
                <w:pPr>
                  <w:jc w:val="center"/>
                  <w:rPr>
                    <w:rFonts w:ascii="Arial" w:hAnsi="Arial" w:cs="Arial"/>
                    <w:sz w:val="24"/>
                    <w:szCs w:val="24"/>
                  </w:rPr>
                </w:pPr>
                <w:r>
                  <w:rPr>
                    <w:rFonts w:ascii="Arial" w:hAnsi="Arial" w:cs="Arial"/>
                    <w:sz w:val="24"/>
                    <w:szCs w:val="24"/>
                  </w:rPr>
                  <w:t>9</w:t>
                </w:r>
              </w:p>
            </w:tc>
            <w:tc>
              <w:tcPr>
                <w:tcW w:w="2210" w:type="dxa"/>
                <w:vAlign w:val="center"/>
                <w:hideMark/>
              </w:tcPr>
              <w:p w14:paraId="486EDB2D" w14:textId="77777777" w:rsidR="00FB08AB" w:rsidRPr="005F71BC" w:rsidRDefault="00FB08AB" w:rsidP="00B624F4">
                <w:pPr>
                  <w:jc w:val="center"/>
                  <w:rPr>
                    <w:rFonts w:ascii="Arial" w:hAnsi="Arial" w:cs="Arial"/>
                    <w:sz w:val="24"/>
                    <w:szCs w:val="24"/>
                  </w:rPr>
                </w:pPr>
                <w:r>
                  <w:rPr>
                    <w:rFonts w:ascii="Arial" w:hAnsi="Arial" w:cs="Arial"/>
                    <w:sz w:val="24"/>
                    <w:szCs w:val="24"/>
                  </w:rPr>
                  <w:t>195</w:t>
                </w:r>
              </w:p>
            </w:tc>
            <w:tc>
              <w:tcPr>
                <w:tcW w:w="0" w:type="auto"/>
                <w:vAlign w:val="center"/>
                <w:hideMark/>
              </w:tcPr>
              <w:p w14:paraId="5FDB17C0" w14:textId="77777777" w:rsidR="00FB08AB" w:rsidRPr="005F71BC" w:rsidRDefault="00FB08AB" w:rsidP="00B624F4">
                <w:pPr>
                  <w:jc w:val="center"/>
                  <w:rPr>
                    <w:rFonts w:ascii="Arial" w:hAnsi="Arial" w:cs="Arial"/>
                    <w:sz w:val="24"/>
                    <w:szCs w:val="24"/>
                  </w:rPr>
                </w:pPr>
                <w:del w:id="52" w:author="Codex" w:date="2026-10-27T04:32:00Z">
                  <w:r>
                    <w:rPr>
                      <w:rFonts w:ascii="Arial" w:hAnsi="Arial" w:cs="Arial"/>
                      <w:sz w:val="24"/>
                      <w:szCs w:val="24"/>
                    </w:rPr>
                    <w:delText>15,390</w:delText>
                  </w:r>
                </w:del>
                <w:ins w:id="53" w:author="Codex" w:date="2026-10-27T04:32:00Z">
                  <w:r>
                    <w:rPr>
                      <w:rFonts w:ascii="Arial" w:hAnsi="Arial" w:cs="Arial"/>
                      <w:sz w:val="24"/>
                      <w:szCs w:val="24"/>
                    </w:rPr>
                    <w:t>16,830</w:t>
                  </w:r>
                </w:ins>
              </w:p>
            </w:tc>
            <w:tc>
              <w:tcPr>
                <w:tcW w:w="0" w:type="auto"/>
                <w:vAlign w:val="center"/>
                <w:hideMark/>
              </w:tcPr>
              <w:p w14:paraId="732B08BF" w14:textId="77777777" w:rsidR="00FB08AB" w:rsidRPr="005F71BC" w:rsidRDefault="00FB08AB" w:rsidP="00B624F4">
                <w:pPr>
                  <w:jc w:val="center"/>
                  <w:rPr>
                    <w:rFonts w:ascii="Arial" w:hAnsi="Arial" w:cs="Arial"/>
                    <w:sz w:val="24"/>
                    <w:szCs w:val="24"/>
                  </w:rPr>
                </w:pPr>
                <w:del w:id="54" w:author="Codex" w:date="2026-10-27T04:32:00Z">
                  <w:r>
                    <w:rPr>
                      <w:rFonts w:ascii="Arial" w:hAnsi="Arial" w:cs="Arial"/>
                      <w:b/>
                      <w:bCs/>
                      <w:sz w:val="24"/>
                      <w:szCs w:val="24"/>
                    </w:rPr>
                    <w:delText>29.31</w:delText>
                  </w:r>
                </w:del>
                <w:ins w:id="55" w:author="Codex" w:date="2026-10-27T04:32:00Z">
                  <w:r>
                    <w:rPr>
                      <w:rFonts w:ascii="Arial" w:hAnsi="Arial" w:cs="Arial"/>
                      <w:b/>
                      <w:bCs/>
                      <w:sz w:val="24"/>
                      <w:szCs w:val="24"/>
                    </w:rPr>
                    <w:t>32.06</w:t>
                  </w:r>
                </w:ins>
              </w:p>
            </w:tc>
          </w:tr>
          <w:tr w:rsidR="00FB08AB" w:rsidRPr="005F71BC" w14:paraId="7EAB2D54" w14:textId="77777777" w:rsidTr="00C111F4">
            <w:trPr>
              <w:cantSplit/>
              <w:tblCellSpacing w:w="15" w:type="dxa"/>
            </w:trPr>
            <w:tc>
              <w:tcPr>
                <w:tcW w:w="764" w:type="dxa"/>
                <w:vAlign w:val="center"/>
                <w:hideMark/>
              </w:tcPr>
              <w:p w14:paraId="5139F5D8" w14:textId="77777777" w:rsidR="00FB08AB" w:rsidRPr="005F71BC" w:rsidRDefault="00FB08AB" w:rsidP="00B624F4">
                <w:pPr>
                  <w:rPr>
                    <w:rFonts w:ascii="Arial" w:hAnsi="Arial" w:cs="Arial"/>
                    <w:sz w:val="24"/>
                    <w:szCs w:val="24"/>
                  </w:rPr>
                </w:pPr>
                <w:r>
                  <w:rPr>
                    <w:rFonts w:ascii="Arial" w:hAnsi="Arial" w:cs="Arial"/>
                    <w:b/>
                    <w:bCs/>
                    <w:sz w:val="24"/>
                    <w:szCs w:val="24"/>
                  </w:rPr>
                  <w:t>Year 5</w:t>
                </w:r>
              </w:p>
            </w:tc>
            <w:tc>
              <w:tcPr>
                <w:tcW w:w="2377" w:type="dxa"/>
                <w:vAlign w:val="center"/>
                <w:hideMark/>
              </w:tcPr>
              <w:p w14:paraId="37992EBE" w14:textId="77777777" w:rsidR="00FB08AB" w:rsidRPr="005F71BC" w:rsidRDefault="00FB08AB" w:rsidP="00B624F4">
                <w:pPr>
                  <w:rPr>
                    <w:rFonts w:ascii="Arial" w:hAnsi="Arial" w:cs="Arial"/>
                    <w:sz w:val="24"/>
                    <w:szCs w:val="24"/>
                  </w:rPr>
                </w:pPr>
                <w:r>
                  <w:rPr>
                    <w:rFonts w:ascii="Arial" w:hAnsi="Arial" w:cs="Arial"/>
                    <w:sz w:val="24"/>
                    <w:szCs w:val="24"/>
                  </w:rPr>
                  <w:t>Mature program with increased section availability</w:t>
                </w:r>
              </w:p>
            </w:tc>
            <w:tc>
              <w:tcPr>
                <w:tcW w:w="1254" w:type="dxa"/>
                <w:vAlign w:val="center"/>
                <w:hideMark/>
              </w:tcPr>
              <w:p w14:paraId="0AA30F9C" w14:textId="77777777" w:rsidR="00FB08AB" w:rsidRPr="005F71BC" w:rsidRDefault="00FB08AB" w:rsidP="00B624F4">
                <w:pPr>
                  <w:jc w:val="center"/>
                  <w:rPr>
                    <w:rFonts w:ascii="Arial" w:hAnsi="Arial" w:cs="Arial"/>
                    <w:sz w:val="24"/>
                    <w:szCs w:val="24"/>
                  </w:rPr>
                </w:pPr>
                <w:r>
                  <w:rPr>
                    <w:rFonts w:ascii="Arial" w:hAnsi="Arial" w:cs="Arial"/>
                    <w:sz w:val="24"/>
                    <w:szCs w:val="24"/>
                  </w:rPr>
                  <w:t>11</w:t>
                </w:r>
              </w:p>
            </w:tc>
            <w:tc>
              <w:tcPr>
                <w:tcW w:w="2210" w:type="dxa"/>
                <w:vAlign w:val="center"/>
                <w:hideMark/>
              </w:tcPr>
              <w:p w14:paraId="2C9A8C52" w14:textId="77777777" w:rsidR="00FB08AB" w:rsidRPr="005F71BC" w:rsidRDefault="00FB08AB" w:rsidP="00B624F4">
                <w:pPr>
                  <w:jc w:val="center"/>
                  <w:rPr>
                    <w:rFonts w:ascii="Arial" w:hAnsi="Arial" w:cs="Arial"/>
                    <w:sz w:val="24"/>
                    <w:szCs w:val="24"/>
                  </w:rPr>
                </w:pPr>
                <w:r>
                  <w:rPr>
                    <w:rFonts w:ascii="Arial" w:hAnsi="Arial" w:cs="Arial"/>
                    <w:sz w:val="24"/>
                    <w:szCs w:val="24"/>
                  </w:rPr>
                  <w:t>235</w:t>
                </w:r>
              </w:p>
            </w:tc>
            <w:tc>
              <w:tcPr>
                <w:tcW w:w="0" w:type="auto"/>
                <w:vAlign w:val="center"/>
                <w:hideMark/>
              </w:tcPr>
              <w:p w14:paraId="4005E58E" w14:textId="77777777" w:rsidR="00FB08AB" w:rsidRPr="005F71BC" w:rsidRDefault="00FB08AB" w:rsidP="00B624F4">
                <w:pPr>
                  <w:jc w:val="center"/>
                  <w:rPr>
                    <w:rFonts w:ascii="Arial" w:hAnsi="Arial" w:cs="Arial"/>
                    <w:sz w:val="24"/>
                    <w:szCs w:val="24"/>
                  </w:rPr>
                </w:pPr>
                <w:del w:id="56" w:author="Codex" w:date="2026-10-27T04:32:00Z">
                  <w:r>
                    <w:rPr>
                      <w:rFonts w:ascii="Arial" w:hAnsi="Arial" w:cs="Arial"/>
                      <w:sz w:val="24"/>
                      <w:szCs w:val="24"/>
                    </w:rPr>
                    <w:delText>18,990</w:delText>
                  </w:r>
                </w:del>
                <w:ins w:id="57" w:author="Codex" w:date="2026-10-27T04:32:00Z">
                  <w:r>
                    <w:rPr>
                      <w:rFonts w:ascii="Arial" w:hAnsi="Arial" w:cs="Arial"/>
                      <w:sz w:val="24"/>
                      <w:szCs w:val="24"/>
                    </w:rPr>
                    <w:t>20,430</w:t>
                  </w:r>
                </w:ins>
              </w:p>
            </w:tc>
            <w:tc>
              <w:tcPr>
                <w:tcW w:w="0" w:type="auto"/>
                <w:vAlign w:val="center"/>
                <w:hideMark/>
              </w:tcPr>
              <w:p w14:paraId="3D44422A" w14:textId="77777777" w:rsidR="00FB08AB" w:rsidRPr="005F71BC" w:rsidRDefault="00FB08AB" w:rsidP="00B624F4">
                <w:pPr>
                  <w:jc w:val="center"/>
                  <w:rPr>
                    <w:rFonts w:ascii="Arial" w:hAnsi="Arial" w:cs="Arial"/>
                    <w:sz w:val="24"/>
                    <w:szCs w:val="24"/>
                  </w:rPr>
                </w:pPr>
                <w:del w:id="58" w:author="Codex" w:date="2026-10-27T04:32:00Z">
                  <w:r>
                    <w:rPr>
                      <w:rFonts w:ascii="Arial" w:hAnsi="Arial" w:cs="Arial"/>
                      <w:b/>
                      <w:bCs/>
                      <w:sz w:val="24"/>
                      <w:szCs w:val="24"/>
                    </w:rPr>
                    <w:delText>36.17</w:delText>
                  </w:r>
                </w:del>
                <w:ins w:id="59" w:author="Codex" w:date="2026-10-27T04:32:00Z">
                  <w:r>
                    <w:rPr>
                      <w:rFonts w:ascii="Arial" w:hAnsi="Arial" w:cs="Arial"/>
                      <w:b/>
                      <w:bCs/>
                      <w:sz w:val="24"/>
                      <w:szCs w:val="24"/>
                    </w:rPr>
                    <w:t>38.91</w:t>
                  </w:r>
                </w:ins>
              </w:p>
            </w:tc>
          </w:tr>
        </w:tbl>
        <w:p w14:paraId="07F6FB30" w14:textId="77777777" w:rsidR="00FB08AB" w:rsidRPr="005F71BC" w:rsidRDefault="00FB08AB" w:rsidP="00FB08AB">
          <w:pPr>
            <w:rPr>
              <w:rFonts w:ascii="Arial" w:hAnsi="Arial" w:cs="Arial"/>
              <w:sz w:val="24"/>
              <w:szCs w:val="24"/>
            </w:rPr>
          </w:pPr>
        </w:p>
        <w:p w14:paraId="290F03BB" w14:textId="77777777" w:rsidR="00FB08AB" w:rsidRDefault="00FB08AB" w:rsidP="00FB08AB">
          <w:pPr>
            <w:rPr>
              <w:rFonts w:ascii="Arial" w:hAnsi="Arial" w:cs="Arial"/>
              <w:sz w:val="24"/>
              <w:szCs w:val="24"/>
            </w:rPr>
          </w:pPr>
          <w:r>
            <w:rPr>
              <w:rFonts w:ascii="Arial" w:hAnsi="Arial" w:cs="Arial"/>
              <w:sz w:val="24"/>
              <w:szCs w:val="24"/>
            </w:rPr>
            <w:t>Course offerings are intentionally staggered to align with program readiness, equipment availability, and workforce demand. Year 1 focuses on the foundational and highest-demand courses (AERO 100, AERO 151, and AERO 161), which establish flight, regulatory, safety management, and mapping competencies and generate initial enrollment. Year 2 adds AERO 162, a more specialized and resource-intensive agriculture course that includes crop monitoring and spray mission instruction. Year 3 adds AERO 163, which requires additional equipment, regulatory considerations, and coordination with public safety agencies.</w:t>
          </w:r>
        </w:p>
        <w:p w14:paraId="400EE59D" w14:textId="77777777" w:rsidR="0072445B" w:rsidRPr="005F71BC" w:rsidRDefault="0072445B" w:rsidP="00FB08AB">
          <w:pPr>
            <w:rPr>
              <w:rFonts w:ascii="Arial" w:hAnsi="Arial" w:cs="Arial"/>
              <w:sz w:val="24"/>
              <w:szCs w:val="24"/>
            </w:rPr>
          </w:pPr>
          <w:r>
            <w:rPr>
              <w:rFonts w:ascii="Arial" w:hAnsi="Arial" w:cs="Arial"/>
              <w:sz w:val="24"/>
              <w:szCs w:val="24"/>
            </w:rPr>
            <w:t>Dual enrollment will also support long-term enrollment growth. Lucia Mar Unified School District has agreed to offer AERO 100 as part of its Fall 2027 dual enrollment program, and conversations continue with Paso Robles Joint Unified School District. These partnerships create an early pipeline of students who can begin UAS coursework in high school and continue into Cuesta’s stackable certificates after graduation.</w:t>
          </w:r>
        </w:p>
        <w:p w14:paraId="168B9938" w14:textId="77777777" w:rsidR="00FB08AB" w:rsidRPr="005F71BC" w:rsidRDefault="00FB08AB" w:rsidP="00C111F4">
          <w:pPr>
            <w:keepNext/>
            <w:keepLines/>
            <w:rPr>
              <w:rFonts w:ascii="Arial" w:hAnsi="Arial" w:cs="Arial"/>
              <w:sz w:val="24"/>
              <w:szCs w:val="24"/>
            </w:rPr>
          </w:pPr>
          <w:r>
            <w:rPr>
              <w:rFonts w:ascii="Arial" w:hAnsi="Arial" w:cs="Arial"/>
              <w:b/>
              <w:bCs/>
              <w:sz w:val="24"/>
              <w:szCs w:val="24"/>
            </w:rPr>
            <w:t>(b) The Process Used to Arrive at This Projection</w:t>
          </w:r>
          <w:r>
            <w:rPr>
              <w:rFonts w:ascii="Arial" w:hAnsi="Arial" w:cs="Arial"/>
              <w:sz w:val="24"/>
              <w:szCs w:val="24"/>
            </w:rPr>
            <w:t xml:space="preserve"> </w:t>
          </w:r>
        </w:p>
        <w:p w14:paraId="0481C360" w14:textId="77777777" w:rsidR="00FB08AB" w:rsidRPr="005F71BC" w:rsidRDefault="00FB08AB" w:rsidP="00FB08AB">
          <w:pPr>
            <w:rPr>
              <w:rFonts w:ascii="Arial" w:hAnsi="Arial" w:cs="Arial"/>
              <w:sz w:val="24"/>
              <w:szCs w:val="24"/>
            </w:rPr>
          </w:pPr>
          <w:r>
            <w:rPr>
              <w:rFonts w:ascii="Arial" w:hAnsi="Arial" w:cs="Arial"/>
              <w:sz w:val="24"/>
              <w:szCs w:val="24"/>
            </w:rPr>
            <w:t>These projections use a phased implementation model and calculate estimated FTES using 525 contact hours per FTES. Lecture contact hours are calculated at 18 hours per lecture unit, and lab contact hours are calculated at 54 hours per lab unit, based on three lab hours per week across an 18-week term.</w:t>
          </w:r>
        </w:p>
        <w:p w14:paraId="0130FF0A" w14:textId="17FB0064" w:rsidR="00FB08AB" w:rsidRPr="005F71BC" w:rsidRDefault="00FB08AB" w:rsidP="00FB08AB">
          <w:pPr>
            <w:rPr>
              <w:rFonts w:ascii="Arial" w:hAnsi="Arial" w:cs="Arial"/>
              <w:sz w:val="24"/>
              <w:szCs w:val="24"/>
            </w:rPr>
          </w:pPr>
          <w:commentRangeStart w:id="60"/>
          <w:commentRangeStart w:id="61"/>
          <w:commentRangeStart w:id="62"/>
          <w:r>
            <w:rPr>
              <w:rFonts w:ascii="Arial" w:hAnsi="Arial" w:cs="Arial"/>
              <w:sz w:val="24"/>
              <w:szCs w:val="24"/>
            </w:rPr>
            <w:t xml:space="preserve">Year 1 is intentionally limited to the foundational and highest-demand courses: AERO 100, AERO 151, and AERO 161. Year 2 expands into agriculture by adding AERO 162. Year 3 adds public safety through AERO 163, broadening the program into agency-based training. </w:t>
          </w:r>
          <w:r>
            <w:rPr>
              <w:rFonts w:ascii="Arial" w:hAnsi="Arial" w:cs="Arial"/>
              <w:sz w:val="24"/>
              <w:szCs w:val="24"/>
            </w:rPr>
            <w:lastRenderedPageBreak/>
            <w:t>Years 4 and 5 assume repeat offerings of the highest-demand courses and modest expansion as the program matures.</w:t>
          </w:r>
          <w:del w:id="63" w:author="Codex" w:date="2026-10-27T04:32:00Z">
            <w:r>
              <w:rPr>
                <w:rFonts w:ascii="Arial" w:hAnsi="Arial" w:cs="Arial"/>
                <w:sz w:val="24"/>
                <w:szCs w:val="24"/>
              </w:rPr>
              <w:delText xml:space="preserve"> </w:delText>
            </w:r>
          </w:del>
          <w:ins w:id="64" w:author="Codex" w:date="2026-10-27T04:32:00Z">
            <w:r>
              <w:rPr>
                <w:rFonts w:ascii="Arial" w:hAnsi="Arial" w:cs="Arial"/>
                <w:sz w:val="24"/>
                <w:szCs w:val="24"/>
              </w:rPr>
              <w:t xml:space="preserve"> </w:t>
            </w:r>
            <w:commentRangeStart w:id="65"/>
            <w:r>
              <w:rPr>
                <w:rFonts w:ascii="Arial" w:hAnsi="Arial" w:cs="Arial"/>
                <w:sz w:val="24"/>
                <w:szCs w:val="24"/>
              </w:rPr>
              <w:t>AERO 151 follows the September NOI structure of 1 lecture unit and 1 lab unit, totaling 18 lecture hours and 54 lab hours per student. The projections use these 72 contact hours and retain the estimated</w:t>
            </w:r>
          </w:ins>
          <w:del w:id="66" w:author="Codex" w:date="2026-10-27T04:32:00Z">
            <w:r>
              <w:rPr>
                <w:rFonts w:ascii="Arial" w:hAnsi="Arial" w:cs="Arial"/>
                <w:sz w:val="24"/>
                <w:szCs w:val="24"/>
              </w:rPr>
              <w:delText xml:space="preserve"> a two-unit lecture course that could support larger sections, but its</w:delText>
            </w:r>
          </w:del>
          <w:r>
            <w:rPr>
              <w:rFonts w:ascii="Arial" w:hAnsi="Arial" w:cs="Arial"/>
              <w:sz w:val="24"/>
              <w:szCs w:val="24"/>
            </w:rPr>
            <w:t xml:space="preserve"> </w:t>
          </w:r>
          <w:commentRangeEnd w:id="65"/>
          <w:r w:rsidR="00BC31A2">
            <w:rPr>
              <w:rStyle w:val="CommentReference"/>
              <w:rFonts w:ascii="Arial" w:hAnsi="Arial" w:cs="Arial"/>
              <w:sz w:val="24"/>
              <w:szCs w:val="24"/>
            </w:rPr>
            <w:commentReference w:id="65"/>
          </w:r>
          <w:r>
            <w:rPr>
              <w:rFonts w:ascii="Arial" w:hAnsi="Arial" w:cs="Arial"/>
              <w:sz w:val="24"/>
              <w:szCs w:val="24"/>
            </w:rPr>
            <w:t xml:space="preserve">enrollment </w:t>
          </w:r>
          <w:del w:id="67" w:author="Codex" w:date="2026-10-27T04:32:00Z">
            <w:r>
              <w:rPr>
                <w:rFonts w:ascii="Arial" w:hAnsi="Arial" w:cs="Arial"/>
                <w:sz w:val="24"/>
                <w:szCs w:val="24"/>
              </w:rPr>
              <w:delText>is estimated at</w:delText>
            </w:r>
          </w:del>
          <w:ins w:id="68" w:author="Codex" w:date="2026-10-27T04:32:00Z">
            <w:r>
              <w:rPr>
                <w:rFonts w:ascii="Arial" w:hAnsi="Arial" w:cs="Arial"/>
                <w:sz w:val="24"/>
                <w:szCs w:val="24"/>
              </w:rPr>
              <w:t>of</w:t>
            </w:r>
          </w:ins>
          <w:r>
            <w:rPr>
              <w:rFonts w:ascii="Arial" w:hAnsi="Arial" w:cs="Arial"/>
              <w:sz w:val="24"/>
              <w:szCs w:val="24"/>
            </w:rPr>
            <w:t xml:space="preserve"> 20 students per section</w:t>
          </w:r>
          <w:del w:id="69" w:author="Codex" w:date="2026-10-27T04:32:00Z">
            <w:r>
              <w:rPr>
                <w:rFonts w:ascii="Arial" w:hAnsi="Arial" w:cs="Arial"/>
                <w:sz w:val="24"/>
                <w:szCs w:val="24"/>
              </w:rPr>
              <w:delText xml:space="preserve"> to keep the projections conservative</w:delText>
            </w:r>
          </w:del>
          <w:r>
            <w:rPr>
              <w:rFonts w:ascii="Arial" w:hAnsi="Arial" w:cs="Arial"/>
              <w:sz w:val="24"/>
              <w:szCs w:val="24"/>
            </w:rPr>
            <w:t>. The projections count AERO sections only. Supporting courses in</w:t>
          </w:r>
          <w:del w:id="70" w:author="Codex" w:date="2026-10-27T04:32:00Z">
            <w:r>
              <w:rPr>
                <w:rFonts w:ascii="Arial" w:hAnsi="Arial" w:cs="Arial"/>
                <w:sz w:val="24"/>
                <w:szCs w:val="24"/>
              </w:rPr>
              <w:delText xml:space="preserve"> Geography,</w:delText>
            </w:r>
          </w:del>
          <w:r>
            <w:rPr>
              <w:rFonts w:ascii="Arial" w:hAnsi="Arial" w:cs="Arial"/>
              <w:sz w:val="24"/>
              <w:szCs w:val="24"/>
            </w:rPr>
            <w:t xml:space="preserve"> Geology, Agriculture, Art, Film and Television, and Criminal Justice generate FTES in their home departments and are not included in these totals.</w:t>
          </w:r>
          <w:commentRangeEnd w:id="60"/>
          <w:r w:rsidRPr="005F71BC">
            <w:rPr>
              <w:rStyle w:val="CommentReference"/>
              <w:rFonts w:ascii="Arial" w:hAnsi="Arial" w:cs="Arial"/>
              <w:sz w:val="24"/>
              <w:szCs w:val="24"/>
            </w:rPr>
            <w:commentReference w:id="60"/>
          </w:r>
          <w:commentRangeEnd w:id="61"/>
          <w:r w:rsidR="002D5B43" w:rsidRPr="005F71BC">
            <w:rPr>
              <w:rStyle w:val="CommentReference"/>
              <w:rFonts w:ascii="Arial" w:hAnsi="Arial" w:cs="Arial"/>
              <w:sz w:val="24"/>
              <w:szCs w:val="24"/>
            </w:rPr>
            <w:commentReference w:id="61"/>
          </w:r>
          <w:commentRangeEnd w:id="62"/>
          <w:r w:rsidRPr="005F71BC">
            <w:rPr>
              <w:rStyle w:val="CommentReference"/>
              <w:rFonts w:ascii="Arial" w:hAnsi="Arial" w:cs="Arial"/>
              <w:sz w:val="24"/>
              <w:szCs w:val="24"/>
            </w:rPr>
            <w:commentReference w:id="62"/>
          </w:r>
        </w:p>
        <w:p w14:paraId="4FB4C8D8" w14:textId="77777777" w:rsidR="00FB08AB" w:rsidRPr="005F71BC" w:rsidRDefault="00FB08AB" w:rsidP="00FB08AB">
          <w:pPr>
            <w:spacing w:after="0"/>
            <w:rPr>
              <w:rFonts w:ascii="Arial" w:hAnsi="Arial" w:cs="Arial"/>
              <w:sz w:val="24"/>
              <w:szCs w:val="24"/>
            </w:rPr>
          </w:pPr>
        </w:p>
        <w:p w14:paraId="6589F8BC" w14:textId="77777777" w:rsidR="00FB08AB" w:rsidRPr="005F71BC" w:rsidRDefault="00FB08AB" w:rsidP="00FB08AB">
          <w:pPr>
            <w:spacing w:after="0"/>
            <w:rPr>
              <w:rFonts w:ascii="Arial" w:hAnsi="Arial" w:cs="Arial"/>
              <w:sz w:val="24"/>
              <w:szCs w:val="24"/>
            </w:rPr>
          </w:pPr>
          <w:r>
            <w:rPr>
              <w:rFonts w:ascii="Arial" w:hAnsi="Arial" w:cs="Arial"/>
              <w:sz w:val="24"/>
              <w:szCs w:val="24"/>
            </w:rPr>
            <w:t>These estimates are preliminary and may be adjusted based on final course outlines, actual scheduling patterns, enrollment caps, equipment availability, and whether specialized offerings are delivered through open enrollment, contract education, or instructional service agreements.</w:t>
          </w:r>
        </w:p>
        <w:p w14:paraId="791829AC" w14:textId="77777777" w:rsidR="00FB08AB" w:rsidRPr="005F71BC" w:rsidRDefault="00FB08AB" w:rsidP="00FB08AB">
          <w:pPr>
            <w:rPr>
              <w:rFonts w:ascii="Arial" w:hAnsi="Arial" w:cs="Arial"/>
              <w:sz w:val="24"/>
              <w:szCs w:val="24"/>
            </w:rPr>
          </w:pPr>
        </w:p>
        <w:p w14:paraId="2F03A279" w14:textId="77777777" w:rsidR="00FB08AB" w:rsidRPr="005F71BC" w:rsidRDefault="00FB08AB">
          <w:pPr>
            <w:keepNext/>
            <w:keepLines/>
            <w:rPr>
              <w:rFonts w:ascii="Arial" w:hAnsi="Arial" w:cs="Arial"/>
              <w:b/>
              <w:bCs/>
              <w:sz w:val="24"/>
              <w:szCs w:val="24"/>
            </w:rPr>
            <w:pPrChange w:id="71" w:author="Codex" w:date="2026-10-27T02:34:00Z">
              <w:pPr/>
            </w:pPrChange>
          </w:pPr>
          <w:r>
            <w:rPr>
              <w:rFonts w:ascii="Arial" w:hAnsi="Arial" w:cs="Arial"/>
              <w:b/>
              <w:bCs/>
              <w:sz w:val="24"/>
              <w:szCs w:val="24"/>
            </w:rPr>
            <w:t>Year 1: Core Launch (AERO 100, 151, and 161)</w:t>
          </w:r>
        </w:p>
        <w:tbl>
          <w:tblPr>
            <w:tblW w:w="0" w:type="auto"/>
            <w:tblCellSpacing w:w="15" w:type="dxa"/>
            <w:tblCellMar>
              <w:top w:w="15" w:type="dxa"/>
              <w:left w:w="15" w:type="dxa"/>
              <w:bottom w:w="15" w:type="dxa"/>
              <w:right w:w="15" w:type="dxa"/>
            </w:tblCellMar>
            <w:tblLook w:val="04A0" w:firstRow="1" w:lastRow="0" w:firstColumn="1" w:lastColumn="0" w:noHBand="0" w:noVBand="1"/>
            <w:tblPrChange w:id="72" w:author="Codex" w:date="2026-10-27T02:34: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129"/>
            <w:gridCol w:w="981"/>
            <w:gridCol w:w="1580"/>
            <w:gridCol w:w="1473"/>
            <w:gridCol w:w="1391"/>
            <w:gridCol w:w="1436"/>
            <w:tblGridChange w:id="73">
              <w:tblGrid>
                <w:gridCol w:w="360"/>
                <w:gridCol w:w="360"/>
                <w:gridCol w:w="360"/>
                <w:gridCol w:w="360"/>
                <w:gridCol w:w="360"/>
                <w:gridCol w:w="360"/>
                <w:gridCol w:w="969"/>
                <w:gridCol w:w="981"/>
                <w:gridCol w:w="1580"/>
                <w:gridCol w:w="1473"/>
                <w:gridCol w:w="1391"/>
                <w:gridCol w:w="1436"/>
              </w:tblGrid>
            </w:tblGridChange>
          </w:tblGrid>
          <w:tr w:rsidR="00FB08AB" w:rsidRPr="005F71BC" w14:paraId="0D2179BD" w14:textId="77777777" w:rsidTr="00B624F4">
            <w:trPr>
              <w:cantSplit/>
              <w:tblHeader/>
              <w:tblCellSpacing w:w="15" w:type="dxa"/>
              <w:trPrChange w:id="74" w:author="Codex" w:date="2026-10-27T02:34:00Z">
                <w:trPr>
                  <w:gridAfter w:val="6"/>
                  <w:tblHeader/>
                  <w:tblCellSpacing w:w="15" w:type="dxa"/>
                </w:trPr>
              </w:trPrChange>
            </w:trPr>
            <w:tc>
              <w:tcPr>
                <w:tcW w:w="0" w:type="auto"/>
                <w:tcBorders>
                  <w:bottom w:val="single" w:sz="4" w:space="0" w:color="auto"/>
                </w:tcBorders>
                <w:vAlign w:val="center"/>
                <w:hideMark/>
                <w:tcPrChange w:id="75" w:author="Codex" w:date="2026-10-27T02:34:00Z">
                  <w:tcPr>
                    <w:tcW w:w="0" w:type="auto"/>
                    <w:hideMark/>
                  </w:tcPr>
                </w:tcPrChange>
              </w:tcPr>
              <w:p w14:paraId="397CC08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Change w:id="76" w:author="Codex" w:date="2026-10-27T02:34:00Z">
                  <w:tcPr>
                    <w:tcW w:w="0" w:type="auto"/>
                    <w:hideMark/>
                  </w:tcPr>
                </w:tcPrChange>
              </w:tcPr>
              <w:p w14:paraId="01F26984"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Change w:id="77" w:author="Codex" w:date="2026-10-27T02:34:00Z">
                  <w:tcPr>
                    <w:tcW w:w="0" w:type="auto"/>
                    <w:hideMark/>
                  </w:tcPr>
                </w:tcPrChange>
              </w:tcPr>
              <w:p w14:paraId="4BC68D1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Change w:id="78" w:author="Codex" w:date="2026-10-27T02:34:00Z">
                  <w:tcPr>
                    <w:tcW w:w="0" w:type="auto"/>
                    <w:hideMark/>
                  </w:tcPr>
                </w:tcPrChange>
              </w:tcPr>
              <w:p w14:paraId="1B1FCF01"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Change w:id="79" w:author="Codex" w:date="2026-10-27T02:34:00Z">
                  <w:tcPr>
                    <w:tcW w:w="0" w:type="auto"/>
                    <w:hideMark/>
                  </w:tcPr>
                </w:tcPrChange>
              </w:tcPr>
              <w:p w14:paraId="2E55187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Change w:id="80" w:author="Codex" w:date="2026-10-27T02:34:00Z">
                  <w:tcPr>
                    <w:tcW w:w="0" w:type="auto"/>
                    <w:hideMark/>
                  </w:tcPr>
                </w:tcPrChange>
              </w:tcPr>
              <w:p w14:paraId="1197F1BC"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10D70F59" w14:textId="77777777" w:rsidTr="00B624F4">
            <w:trPr>
              <w:cantSplit/>
              <w:tblCellSpacing w:w="15" w:type="dxa"/>
              <w:trPrChange w:id="81" w:author="Codex" w:date="2026-10-27T02:34:00Z">
                <w:trPr>
                  <w:gridAfter w:val="6"/>
                  <w:tblCellSpacing w:w="15" w:type="dxa"/>
                </w:trPr>
              </w:trPrChange>
            </w:trPr>
            <w:tc>
              <w:tcPr>
                <w:tcW w:w="0" w:type="auto"/>
                <w:vAlign w:val="center"/>
                <w:hideMark/>
                <w:tcPrChange w:id="82" w:author="Codex" w:date="2026-10-27T02:34:00Z">
                  <w:tcPr>
                    <w:tcW w:w="0" w:type="auto"/>
                    <w:hideMark/>
                  </w:tcPr>
                </w:tcPrChange>
              </w:tcPr>
              <w:p w14:paraId="5848033A"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Change w:id="83" w:author="Codex" w:date="2026-10-27T02:34:00Z">
                  <w:tcPr>
                    <w:tcW w:w="0" w:type="auto"/>
                    <w:hideMark/>
                  </w:tcPr>
                </w:tcPrChange>
              </w:tcPr>
              <w:p w14:paraId="5DB0B16B"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84" w:author="Codex" w:date="2026-10-27T02:34:00Z">
                  <w:tcPr>
                    <w:tcW w:w="0" w:type="auto"/>
                    <w:hideMark/>
                  </w:tcPr>
                </w:tcPrChange>
              </w:tcPr>
              <w:p w14:paraId="5E933E8B"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Change w:id="85" w:author="Codex" w:date="2026-10-27T02:34:00Z">
                  <w:tcPr>
                    <w:tcW w:w="0" w:type="auto"/>
                    <w:hideMark/>
                  </w:tcPr>
                </w:tcPrChange>
              </w:tcPr>
              <w:p w14:paraId="51D3512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86" w:author="Codex" w:date="2026-10-27T02:34:00Z">
                  <w:tcPr>
                    <w:tcW w:w="0" w:type="auto"/>
                    <w:hideMark/>
                  </w:tcPr>
                </w:tcPrChange>
              </w:tcPr>
              <w:p w14:paraId="32DE4720"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Change w:id="87" w:author="Codex" w:date="2026-10-27T02:34:00Z">
                  <w:tcPr>
                    <w:tcW w:w="0" w:type="auto"/>
                    <w:hideMark/>
                  </w:tcPr>
                </w:tcPrChange>
              </w:tcPr>
              <w:p w14:paraId="145B624E"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26AB3BE9" w14:textId="77777777" w:rsidTr="00B624F4">
            <w:trPr>
              <w:cantSplit/>
              <w:tblCellSpacing w:w="15" w:type="dxa"/>
              <w:trPrChange w:id="88" w:author="Codex" w:date="2026-10-27T02:34:00Z">
                <w:trPr>
                  <w:gridAfter w:val="6"/>
                  <w:tblCellSpacing w:w="15" w:type="dxa"/>
                </w:trPr>
              </w:trPrChange>
            </w:trPr>
            <w:tc>
              <w:tcPr>
                <w:tcW w:w="0" w:type="auto"/>
                <w:vAlign w:val="center"/>
                <w:hideMark/>
                <w:tcPrChange w:id="89" w:author="Codex" w:date="2026-10-27T02:34:00Z">
                  <w:tcPr>
                    <w:tcW w:w="0" w:type="auto"/>
                    <w:hideMark/>
                  </w:tcPr>
                </w:tcPrChange>
              </w:tcPr>
              <w:p w14:paraId="257487F9"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Change w:id="90" w:author="Codex" w:date="2026-10-27T02:34:00Z">
                  <w:tcPr>
                    <w:tcW w:w="0" w:type="auto"/>
                    <w:hideMark/>
                  </w:tcPr>
                </w:tcPrChange>
              </w:tcPr>
              <w:p w14:paraId="02912F9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91" w:author="Codex" w:date="2026-10-27T02:34:00Z">
                  <w:tcPr>
                    <w:tcW w:w="0" w:type="auto"/>
                    <w:hideMark/>
                  </w:tcPr>
                </w:tcPrChange>
              </w:tcPr>
              <w:p w14:paraId="16DC001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92" w:author="Codex" w:date="2026-10-27T02:34:00Z">
                  <w:tcPr>
                    <w:tcW w:w="0" w:type="auto"/>
                    <w:hideMark/>
                  </w:tcPr>
                </w:tcPrChange>
              </w:tcPr>
              <w:p w14:paraId="10FD11DC" w14:textId="77777777" w:rsidR="00FB08AB" w:rsidRPr="005F71BC" w:rsidRDefault="00FB08AB" w:rsidP="00B624F4">
                <w:pPr>
                  <w:rPr>
                    <w:rFonts w:ascii="Arial" w:hAnsi="Arial" w:cs="Arial"/>
                    <w:sz w:val="24"/>
                    <w:szCs w:val="24"/>
                  </w:rPr>
                </w:pPr>
                <w:del w:id="93" w:author="Codex" w:date="2026-10-27T04:32:00Z">
                  <w:r>
                    <w:rPr>
                      <w:rFonts w:ascii="Arial" w:hAnsi="Arial" w:cs="Arial"/>
                      <w:sz w:val="24"/>
                      <w:szCs w:val="24"/>
                    </w:rPr>
                    <w:delText>36</w:delText>
                  </w:r>
                </w:del>
                <w:ins w:id="94" w:author="Codex" w:date="2026-10-27T04:32:00Z">
                  <w:r>
                    <w:rPr>
                      <w:rFonts w:ascii="Arial" w:hAnsi="Arial" w:cs="Arial"/>
                      <w:sz w:val="24"/>
                      <w:szCs w:val="24"/>
                    </w:rPr>
                    <w:t>72</w:t>
                  </w:r>
                </w:ins>
              </w:p>
            </w:tc>
            <w:tc>
              <w:tcPr>
                <w:tcW w:w="0" w:type="auto"/>
                <w:vAlign w:val="center"/>
                <w:hideMark/>
                <w:tcPrChange w:id="95" w:author="Codex" w:date="2026-10-27T02:34:00Z">
                  <w:tcPr>
                    <w:tcW w:w="0" w:type="auto"/>
                    <w:hideMark/>
                  </w:tcPr>
                </w:tcPrChange>
              </w:tcPr>
              <w:p w14:paraId="57A2EDAD" w14:textId="77777777" w:rsidR="00FB08AB" w:rsidRPr="005F71BC" w:rsidRDefault="00FB08AB" w:rsidP="00B624F4">
                <w:pPr>
                  <w:rPr>
                    <w:rFonts w:ascii="Arial" w:hAnsi="Arial" w:cs="Arial"/>
                    <w:sz w:val="24"/>
                    <w:szCs w:val="24"/>
                  </w:rPr>
                </w:pPr>
                <w:del w:id="96" w:author="Codex" w:date="2026-10-27T04:32:00Z">
                  <w:r>
                    <w:rPr>
                      <w:rFonts w:ascii="Arial" w:hAnsi="Arial" w:cs="Arial"/>
                      <w:sz w:val="24"/>
                      <w:szCs w:val="24"/>
                    </w:rPr>
                    <w:delText>720</w:delText>
                  </w:r>
                </w:del>
                <w:ins w:id="97" w:author="Codex" w:date="2026-10-27T04:32:00Z">
                  <w:r>
                    <w:rPr>
                      <w:rFonts w:ascii="Arial" w:hAnsi="Arial" w:cs="Arial"/>
                      <w:sz w:val="24"/>
                      <w:szCs w:val="24"/>
                    </w:rPr>
                    <w:t>1,440</w:t>
                  </w:r>
                </w:ins>
              </w:p>
            </w:tc>
            <w:tc>
              <w:tcPr>
                <w:tcW w:w="0" w:type="auto"/>
                <w:vAlign w:val="center"/>
                <w:hideMark/>
                <w:tcPrChange w:id="98" w:author="Codex" w:date="2026-10-27T02:34:00Z">
                  <w:tcPr>
                    <w:tcW w:w="0" w:type="auto"/>
                    <w:hideMark/>
                  </w:tcPr>
                </w:tcPrChange>
              </w:tcPr>
              <w:p w14:paraId="2084EE00" w14:textId="77777777" w:rsidR="00FB08AB" w:rsidRPr="005F71BC" w:rsidRDefault="00FB08AB" w:rsidP="00B624F4">
                <w:pPr>
                  <w:rPr>
                    <w:rFonts w:ascii="Arial" w:hAnsi="Arial" w:cs="Arial"/>
                    <w:sz w:val="24"/>
                    <w:szCs w:val="24"/>
                  </w:rPr>
                </w:pPr>
                <w:del w:id="99" w:author="Codex" w:date="2026-10-27T04:32:00Z">
                  <w:r>
                    <w:rPr>
                      <w:rFonts w:ascii="Arial" w:hAnsi="Arial" w:cs="Arial"/>
                      <w:sz w:val="24"/>
                      <w:szCs w:val="24"/>
                    </w:rPr>
                    <w:delText>1.37</w:delText>
                  </w:r>
                </w:del>
                <w:ins w:id="100" w:author="Codex" w:date="2026-10-27T04:32:00Z">
                  <w:r>
                    <w:rPr>
                      <w:rFonts w:ascii="Arial" w:hAnsi="Arial" w:cs="Arial"/>
                      <w:sz w:val="24"/>
                      <w:szCs w:val="24"/>
                    </w:rPr>
                    <w:t>2.74</w:t>
                  </w:r>
                </w:ins>
              </w:p>
            </w:tc>
          </w:tr>
          <w:tr w:rsidR="00FB08AB" w:rsidRPr="005F71BC" w14:paraId="3FD7657F" w14:textId="77777777" w:rsidTr="00B624F4">
            <w:trPr>
              <w:cantSplit/>
              <w:tblCellSpacing w:w="15" w:type="dxa"/>
              <w:trPrChange w:id="101" w:author="Codex" w:date="2026-10-27T02:34:00Z">
                <w:trPr>
                  <w:gridAfter w:val="6"/>
                  <w:tblCellSpacing w:w="15" w:type="dxa"/>
                </w:trPr>
              </w:trPrChange>
            </w:trPr>
            <w:tc>
              <w:tcPr>
                <w:tcW w:w="0" w:type="auto"/>
                <w:vAlign w:val="center"/>
                <w:hideMark/>
                <w:tcPrChange w:id="102" w:author="Codex" w:date="2026-10-27T02:34:00Z">
                  <w:tcPr>
                    <w:tcW w:w="0" w:type="auto"/>
                    <w:hideMark/>
                  </w:tcPr>
                </w:tcPrChange>
              </w:tcPr>
              <w:p w14:paraId="12261F2E"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Change w:id="103" w:author="Codex" w:date="2026-10-27T02:34:00Z">
                  <w:tcPr>
                    <w:tcW w:w="0" w:type="auto"/>
                    <w:hideMark/>
                  </w:tcPr>
                </w:tcPrChange>
              </w:tcPr>
              <w:p w14:paraId="5B86F0C4"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104" w:author="Codex" w:date="2026-10-27T02:34:00Z">
                  <w:tcPr>
                    <w:tcW w:w="0" w:type="auto"/>
                    <w:hideMark/>
                  </w:tcPr>
                </w:tcPrChange>
              </w:tcPr>
              <w:p w14:paraId="62CF6CDD"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105" w:author="Codex" w:date="2026-10-27T02:34:00Z">
                  <w:tcPr>
                    <w:tcW w:w="0" w:type="auto"/>
                    <w:hideMark/>
                  </w:tcPr>
                </w:tcPrChange>
              </w:tcPr>
              <w:p w14:paraId="4A903612"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106" w:author="Codex" w:date="2026-10-27T02:34:00Z">
                  <w:tcPr>
                    <w:tcW w:w="0" w:type="auto"/>
                    <w:hideMark/>
                  </w:tcPr>
                </w:tcPrChange>
              </w:tcPr>
              <w:p w14:paraId="19773DF0"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107" w:author="Codex" w:date="2026-10-27T02:34:00Z">
                  <w:tcPr>
                    <w:tcW w:w="0" w:type="auto"/>
                    <w:hideMark/>
                  </w:tcPr>
                </w:tcPrChange>
              </w:tcPr>
              <w:p w14:paraId="0E8FDB29"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217A1620" w14:textId="77777777" w:rsidTr="00B624F4">
            <w:trPr>
              <w:cantSplit/>
              <w:tblCellSpacing w:w="15" w:type="dxa"/>
              <w:trPrChange w:id="108" w:author="Codex" w:date="2026-10-27T02:34:00Z">
                <w:trPr>
                  <w:gridAfter w:val="6"/>
                  <w:tblCellSpacing w:w="15" w:type="dxa"/>
                </w:trPr>
              </w:trPrChange>
            </w:trPr>
            <w:tc>
              <w:tcPr>
                <w:tcW w:w="0" w:type="auto"/>
                <w:vAlign w:val="center"/>
                <w:hideMark/>
                <w:tcPrChange w:id="109" w:author="Codex" w:date="2026-10-27T02:34:00Z">
                  <w:tcPr>
                    <w:tcW w:w="0" w:type="auto"/>
                    <w:hideMark/>
                  </w:tcPr>
                </w:tcPrChange>
              </w:tcPr>
              <w:p w14:paraId="455D9C6B" w14:textId="77777777" w:rsidR="00FB08AB" w:rsidRPr="005F71BC" w:rsidRDefault="00FB08AB" w:rsidP="00B624F4">
                <w:pPr>
                  <w:rPr>
                    <w:rFonts w:ascii="Arial" w:hAnsi="Arial" w:cs="Arial"/>
                    <w:b/>
                    <w:bCs/>
                    <w:sz w:val="24"/>
                    <w:szCs w:val="24"/>
                  </w:rPr>
                </w:pPr>
                <w:r>
                  <w:rPr>
                    <w:rFonts w:ascii="Arial" w:hAnsi="Arial" w:cs="Arial"/>
                    <w:b/>
                    <w:bCs/>
                    <w:sz w:val="24"/>
                    <w:szCs w:val="24"/>
                  </w:rPr>
                  <w:t>Year 1 Total</w:t>
                </w:r>
              </w:p>
            </w:tc>
            <w:tc>
              <w:tcPr>
                <w:tcW w:w="0" w:type="auto"/>
                <w:vAlign w:val="center"/>
                <w:hideMark/>
                <w:tcPrChange w:id="110" w:author="Codex" w:date="2026-10-27T02:34:00Z">
                  <w:tcPr>
                    <w:tcW w:w="0" w:type="auto"/>
                    <w:hideMark/>
                  </w:tcPr>
                </w:tcPrChange>
              </w:tcPr>
              <w:p w14:paraId="33468233" w14:textId="77777777" w:rsidR="00FB08AB" w:rsidRPr="005F71BC" w:rsidRDefault="00FB08AB" w:rsidP="00B624F4">
                <w:pPr>
                  <w:rPr>
                    <w:rFonts w:ascii="Arial" w:hAnsi="Arial" w:cs="Arial"/>
                    <w:b/>
                    <w:bCs/>
                    <w:sz w:val="24"/>
                    <w:szCs w:val="24"/>
                  </w:rPr>
                </w:pPr>
                <w:r>
                  <w:rPr>
                    <w:rFonts w:ascii="Arial" w:hAnsi="Arial" w:cs="Arial"/>
                    <w:b/>
                    <w:bCs/>
                    <w:sz w:val="24"/>
                    <w:szCs w:val="24"/>
                  </w:rPr>
                  <w:t>4</w:t>
                </w:r>
              </w:p>
            </w:tc>
            <w:tc>
              <w:tcPr>
                <w:tcW w:w="0" w:type="auto"/>
                <w:vAlign w:val="center"/>
                <w:hideMark/>
                <w:tcPrChange w:id="111" w:author="Codex" w:date="2026-10-27T02:34:00Z">
                  <w:tcPr>
                    <w:tcW w:w="0" w:type="auto"/>
                    <w:hideMark/>
                  </w:tcPr>
                </w:tcPrChange>
              </w:tcPr>
              <w:p w14:paraId="32FDA363" w14:textId="77777777" w:rsidR="00FB08AB" w:rsidRPr="005F71BC" w:rsidRDefault="00FB08AB" w:rsidP="00B624F4">
                <w:pPr>
                  <w:rPr>
                    <w:rFonts w:ascii="Arial" w:hAnsi="Arial" w:cs="Arial"/>
                    <w:b/>
                    <w:bCs/>
                    <w:sz w:val="24"/>
                    <w:szCs w:val="24"/>
                  </w:rPr>
                </w:pPr>
              </w:p>
            </w:tc>
            <w:tc>
              <w:tcPr>
                <w:tcW w:w="0" w:type="auto"/>
                <w:vAlign w:val="center"/>
                <w:hideMark/>
                <w:tcPrChange w:id="112" w:author="Codex" w:date="2026-10-27T02:34:00Z">
                  <w:tcPr>
                    <w:tcW w:w="0" w:type="auto"/>
                    <w:hideMark/>
                  </w:tcPr>
                </w:tcPrChange>
              </w:tcPr>
              <w:p w14:paraId="4771E408" w14:textId="77777777" w:rsidR="00FB08AB" w:rsidRPr="005F71BC" w:rsidRDefault="00FB08AB" w:rsidP="00B624F4">
                <w:pPr>
                  <w:rPr>
                    <w:rFonts w:ascii="Arial" w:hAnsi="Arial" w:cs="Arial"/>
                    <w:b/>
                    <w:bCs/>
                    <w:sz w:val="24"/>
                    <w:szCs w:val="24"/>
                  </w:rPr>
                </w:pPr>
              </w:p>
            </w:tc>
            <w:tc>
              <w:tcPr>
                <w:tcW w:w="0" w:type="auto"/>
                <w:vAlign w:val="center"/>
                <w:hideMark/>
                <w:tcPrChange w:id="113" w:author="Codex" w:date="2026-10-27T02:34:00Z">
                  <w:tcPr>
                    <w:tcW w:w="0" w:type="auto"/>
                    <w:hideMark/>
                  </w:tcPr>
                </w:tcPrChange>
              </w:tcPr>
              <w:p w14:paraId="7745E34A" w14:textId="77777777" w:rsidR="00FB08AB" w:rsidRPr="005F71BC" w:rsidRDefault="00FB08AB" w:rsidP="00B624F4">
                <w:pPr>
                  <w:rPr>
                    <w:rFonts w:ascii="Arial" w:hAnsi="Arial" w:cs="Arial"/>
                    <w:b/>
                    <w:bCs/>
                    <w:sz w:val="24"/>
                    <w:szCs w:val="24"/>
                  </w:rPr>
                </w:pPr>
                <w:r>
                  <w:rPr>
                    <w:rFonts w:ascii="Arial" w:hAnsi="Arial" w:cs="Arial"/>
                    <w:b/>
                    <w:bCs/>
                    <w:sz w:val="24"/>
                    <w:szCs w:val="24"/>
                  </w:rPr>
                  <w:t>7,</w:t>
                </w:r>
                <w:del w:id="114" w:author="Codex" w:date="2026-10-27T04:32:00Z">
                  <w:r>
                    <w:rPr>
                      <w:rFonts w:ascii="Arial" w:hAnsi="Arial" w:cs="Arial"/>
                      <w:b/>
                      <w:bCs/>
                      <w:sz w:val="24"/>
                      <w:szCs w:val="24"/>
                    </w:rPr>
                    <w:delText>020</w:delText>
                  </w:r>
                </w:del>
                <w:ins w:id="115" w:author="Codex" w:date="2026-10-27T04:32:00Z">
                  <w:r>
                    <w:rPr>
                      <w:rFonts w:ascii="Arial" w:hAnsi="Arial" w:cs="Arial"/>
                      <w:b/>
                      <w:bCs/>
                      <w:sz w:val="24"/>
                      <w:szCs w:val="24"/>
                    </w:rPr>
                    <w:t>740</w:t>
                  </w:r>
                </w:ins>
              </w:p>
            </w:tc>
            <w:tc>
              <w:tcPr>
                <w:tcW w:w="0" w:type="auto"/>
                <w:vAlign w:val="center"/>
                <w:hideMark/>
                <w:tcPrChange w:id="116" w:author="Codex" w:date="2026-10-27T02:34:00Z">
                  <w:tcPr>
                    <w:tcW w:w="0" w:type="auto"/>
                    <w:hideMark/>
                  </w:tcPr>
                </w:tcPrChange>
              </w:tcPr>
              <w:p w14:paraId="4F2D8CA9" w14:textId="77777777" w:rsidR="00FB08AB" w:rsidRPr="005F71BC" w:rsidRDefault="00FB08AB" w:rsidP="00B624F4">
                <w:pPr>
                  <w:rPr>
                    <w:rFonts w:ascii="Arial" w:hAnsi="Arial" w:cs="Arial"/>
                    <w:b/>
                    <w:bCs/>
                    <w:sz w:val="24"/>
                    <w:szCs w:val="24"/>
                  </w:rPr>
                </w:pPr>
                <w:del w:id="117" w:author="Codex" w:date="2026-10-27T04:32:00Z">
                  <w:r>
                    <w:rPr>
                      <w:rFonts w:ascii="Arial" w:hAnsi="Arial" w:cs="Arial"/>
                      <w:b/>
                      <w:bCs/>
                      <w:sz w:val="24"/>
                      <w:szCs w:val="24"/>
                    </w:rPr>
                    <w:delText>13.37</w:delText>
                  </w:r>
                </w:del>
                <w:ins w:id="118" w:author="Codex" w:date="2026-10-27T04:32:00Z">
                  <w:r>
                    <w:rPr>
                      <w:rFonts w:ascii="Arial" w:hAnsi="Arial" w:cs="Arial"/>
                      <w:b/>
                      <w:bCs/>
                      <w:sz w:val="24"/>
                      <w:szCs w:val="24"/>
                    </w:rPr>
                    <w:t>14.74</w:t>
                  </w:r>
                </w:ins>
              </w:p>
            </w:tc>
          </w:tr>
        </w:tbl>
        <w:p w14:paraId="63AF7E39" w14:textId="77777777" w:rsidR="00FB08AB" w:rsidRPr="005F71BC" w:rsidRDefault="00FB08AB" w:rsidP="00FB08AB">
          <w:pPr>
            <w:rPr>
              <w:rFonts w:ascii="Arial" w:hAnsi="Arial" w:cs="Arial"/>
              <w:sz w:val="24"/>
              <w:szCs w:val="24"/>
            </w:rPr>
          </w:pPr>
        </w:p>
        <w:p w14:paraId="5E8A3E2D" w14:textId="77777777" w:rsidR="00FB08AB" w:rsidRPr="005F71BC" w:rsidRDefault="00FB08AB">
          <w:pPr>
            <w:keepNext/>
            <w:keepLines/>
            <w:rPr>
              <w:rFonts w:ascii="Arial" w:hAnsi="Arial" w:cs="Arial"/>
              <w:b/>
              <w:bCs/>
              <w:sz w:val="24"/>
              <w:szCs w:val="24"/>
            </w:rPr>
            <w:pPrChange w:id="119" w:author="Codex" w:date="2026-10-27T02:34:00Z">
              <w:pPr/>
            </w:pPrChange>
          </w:pPr>
          <w:r>
            <w:rPr>
              <w:rFonts w:ascii="Arial" w:hAnsi="Arial" w:cs="Arial"/>
              <w:b/>
              <w:bCs/>
              <w:sz w:val="24"/>
              <w:szCs w:val="24"/>
            </w:rPr>
            <w:t>Year 2: Add Agriculture (AERO 162)</w:t>
          </w:r>
        </w:p>
        <w:tbl>
          <w:tblPr>
            <w:tblW w:w="0" w:type="auto"/>
            <w:tblCellSpacing w:w="15" w:type="dxa"/>
            <w:tblCellMar>
              <w:top w:w="15" w:type="dxa"/>
              <w:left w:w="15" w:type="dxa"/>
              <w:bottom w:w="15" w:type="dxa"/>
              <w:right w:w="15" w:type="dxa"/>
            </w:tblCellMar>
            <w:tblLook w:val="04A0" w:firstRow="1" w:lastRow="0" w:firstColumn="1" w:lastColumn="0" w:noHBand="0" w:noVBand="1"/>
            <w:tblPrChange w:id="120" w:author="Codex" w:date="2026-10-27T02:34: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051"/>
            <w:gridCol w:w="981"/>
            <w:gridCol w:w="1563"/>
            <w:gridCol w:w="1446"/>
            <w:gridCol w:w="1521"/>
            <w:gridCol w:w="1428"/>
            <w:tblGridChange w:id="121">
              <w:tblGrid>
                <w:gridCol w:w="360"/>
                <w:gridCol w:w="360"/>
                <w:gridCol w:w="360"/>
                <w:gridCol w:w="360"/>
                <w:gridCol w:w="360"/>
                <w:gridCol w:w="360"/>
                <w:gridCol w:w="891"/>
                <w:gridCol w:w="981"/>
                <w:gridCol w:w="1563"/>
                <w:gridCol w:w="1446"/>
                <w:gridCol w:w="1521"/>
                <w:gridCol w:w="1428"/>
              </w:tblGrid>
            </w:tblGridChange>
          </w:tblGrid>
          <w:tr w:rsidR="00FB08AB" w:rsidRPr="005F71BC" w14:paraId="4912B01D" w14:textId="77777777" w:rsidTr="00B624F4">
            <w:trPr>
              <w:cantSplit/>
              <w:tblHeader/>
              <w:tblCellSpacing w:w="15" w:type="dxa"/>
              <w:trPrChange w:id="122" w:author="Codex" w:date="2026-10-27T02:34:00Z">
                <w:trPr>
                  <w:gridAfter w:val="6"/>
                  <w:tblHeader/>
                  <w:tblCellSpacing w:w="15" w:type="dxa"/>
                </w:trPr>
              </w:trPrChange>
            </w:trPr>
            <w:tc>
              <w:tcPr>
                <w:tcW w:w="0" w:type="auto"/>
                <w:tcBorders>
                  <w:bottom w:val="single" w:sz="4" w:space="0" w:color="auto"/>
                </w:tcBorders>
                <w:vAlign w:val="center"/>
                <w:hideMark/>
                <w:tcPrChange w:id="123" w:author="Codex" w:date="2026-10-27T02:34:00Z">
                  <w:tcPr>
                    <w:tcW w:w="0" w:type="auto"/>
                    <w:hideMark/>
                  </w:tcPr>
                </w:tcPrChange>
              </w:tcPr>
              <w:p w14:paraId="78802CA5"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Change w:id="124" w:author="Codex" w:date="2026-10-27T02:34:00Z">
                  <w:tcPr>
                    <w:tcW w:w="0" w:type="auto"/>
                    <w:hideMark/>
                  </w:tcPr>
                </w:tcPrChange>
              </w:tcPr>
              <w:p w14:paraId="683DB026"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Change w:id="125" w:author="Codex" w:date="2026-10-27T02:34:00Z">
                  <w:tcPr>
                    <w:tcW w:w="0" w:type="auto"/>
                    <w:hideMark/>
                  </w:tcPr>
                </w:tcPrChange>
              </w:tcPr>
              <w:p w14:paraId="219B8589"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Change w:id="126" w:author="Codex" w:date="2026-10-27T02:34:00Z">
                  <w:tcPr>
                    <w:tcW w:w="0" w:type="auto"/>
                    <w:hideMark/>
                  </w:tcPr>
                </w:tcPrChange>
              </w:tcPr>
              <w:p w14:paraId="665EA98A"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Change w:id="127" w:author="Codex" w:date="2026-10-27T02:34:00Z">
                  <w:tcPr>
                    <w:tcW w:w="0" w:type="auto"/>
                    <w:hideMark/>
                  </w:tcPr>
                </w:tcPrChange>
              </w:tcPr>
              <w:p w14:paraId="589B0BFE"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Change w:id="128" w:author="Codex" w:date="2026-10-27T02:34:00Z">
                  <w:tcPr>
                    <w:tcW w:w="0" w:type="auto"/>
                    <w:hideMark/>
                  </w:tcPr>
                </w:tcPrChange>
              </w:tcPr>
              <w:p w14:paraId="4F27E89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04CB6A6" w14:textId="77777777" w:rsidTr="00B624F4">
            <w:trPr>
              <w:cantSplit/>
              <w:tblCellSpacing w:w="15" w:type="dxa"/>
              <w:trPrChange w:id="129" w:author="Codex" w:date="2026-10-27T02:34:00Z">
                <w:trPr>
                  <w:gridAfter w:val="6"/>
                  <w:tblCellSpacing w:w="15" w:type="dxa"/>
                </w:trPr>
              </w:trPrChange>
            </w:trPr>
            <w:tc>
              <w:tcPr>
                <w:tcW w:w="0" w:type="auto"/>
                <w:vAlign w:val="center"/>
                <w:hideMark/>
                <w:tcPrChange w:id="130" w:author="Codex" w:date="2026-10-27T02:34:00Z">
                  <w:tcPr>
                    <w:tcW w:w="0" w:type="auto"/>
                    <w:hideMark/>
                  </w:tcPr>
                </w:tcPrChange>
              </w:tcPr>
              <w:p w14:paraId="6CFB1868"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Change w:id="131" w:author="Codex" w:date="2026-10-27T02:34:00Z">
                  <w:tcPr>
                    <w:tcW w:w="0" w:type="auto"/>
                    <w:hideMark/>
                  </w:tcPr>
                </w:tcPrChange>
              </w:tcPr>
              <w:p w14:paraId="77E43FBE"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132" w:author="Codex" w:date="2026-10-27T02:34:00Z">
                  <w:tcPr>
                    <w:tcW w:w="0" w:type="auto"/>
                    <w:hideMark/>
                  </w:tcPr>
                </w:tcPrChange>
              </w:tcPr>
              <w:p w14:paraId="0A6E66DF"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Change w:id="133" w:author="Codex" w:date="2026-10-27T02:34:00Z">
                  <w:tcPr>
                    <w:tcW w:w="0" w:type="auto"/>
                    <w:hideMark/>
                  </w:tcPr>
                </w:tcPrChange>
              </w:tcPr>
              <w:p w14:paraId="486D1C7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134" w:author="Codex" w:date="2026-10-27T02:34:00Z">
                  <w:tcPr>
                    <w:tcW w:w="0" w:type="auto"/>
                    <w:hideMark/>
                  </w:tcPr>
                </w:tcPrChange>
              </w:tcPr>
              <w:p w14:paraId="1CE964C3"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Change w:id="135" w:author="Codex" w:date="2026-10-27T02:34:00Z">
                  <w:tcPr>
                    <w:tcW w:w="0" w:type="auto"/>
                    <w:hideMark/>
                  </w:tcPr>
                </w:tcPrChange>
              </w:tcPr>
              <w:p w14:paraId="40CB3F6B"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32F0D7A8" w14:textId="77777777" w:rsidTr="00B624F4">
            <w:trPr>
              <w:cantSplit/>
              <w:tblCellSpacing w:w="15" w:type="dxa"/>
              <w:trPrChange w:id="136" w:author="Codex" w:date="2026-10-27T02:34:00Z">
                <w:trPr>
                  <w:gridAfter w:val="6"/>
                  <w:tblCellSpacing w:w="15" w:type="dxa"/>
                </w:trPr>
              </w:trPrChange>
            </w:trPr>
            <w:tc>
              <w:tcPr>
                <w:tcW w:w="0" w:type="auto"/>
                <w:vAlign w:val="center"/>
                <w:hideMark/>
                <w:tcPrChange w:id="137" w:author="Codex" w:date="2026-10-27T02:34:00Z">
                  <w:tcPr>
                    <w:tcW w:w="0" w:type="auto"/>
                    <w:hideMark/>
                  </w:tcPr>
                </w:tcPrChange>
              </w:tcPr>
              <w:p w14:paraId="2A07E2C9"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151: Advanced Drone Regulations and Safety Management</w:t>
                </w:r>
              </w:p>
            </w:tc>
            <w:tc>
              <w:tcPr>
                <w:tcW w:w="0" w:type="auto"/>
                <w:vAlign w:val="center"/>
                <w:hideMark/>
                <w:tcPrChange w:id="138" w:author="Codex" w:date="2026-10-27T02:34:00Z">
                  <w:tcPr>
                    <w:tcW w:w="0" w:type="auto"/>
                    <w:hideMark/>
                  </w:tcPr>
                </w:tcPrChange>
              </w:tcPr>
              <w:p w14:paraId="0B9402C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139" w:author="Codex" w:date="2026-10-27T02:34:00Z">
                  <w:tcPr>
                    <w:tcW w:w="0" w:type="auto"/>
                    <w:hideMark/>
                  </w:tcPr>
                </w:tcPrChange>
              </w:tcPr>
              <w:p w14:paraId="483A4F66"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140" w:author="Codex" w:date="2026-10-27T02:34:00Z">
                  <w:tcPr>
                    <w:tcW w:w="0" w:type="auto"/>
                    <w:hideMark/>
                  </w:tcPr>
                </w:tcPrChange>
              </w:tcPr>
              <w:p w14:paraId="0004D91F" w14:textId="77777777" w:rsidR="00FB08AB" w:rsidRPr="005F71BC" w:rsidRDefault="00FB08AB" w:rsidP="00B624F4">
                <w:pPr>
                  <w:rPr>
                    <w:rFonts w:ascii="Arial" w:hAnsi="Arial" w:cs="Arial"/>
                    <w:sz w:val="24"/>
                    <w:szCs w:val="24"/>
                  </w:rPr>
                </w:pPr>
                <w:del w:id="141" w:author="Codex" w:date="2026-10-27T04:32:00Z">
                  <w:r>
                    <w:rPr>
                      <w:rFonts w:ascii="Arial" w:hAnsi="Arial" w:cs="Arial"/>
                      <w:sz w:val="24"/>
                      <w:szCs w:val="24"/>
                    </w:rPr>
                    <w:delText>36</w:delText>
                  </w:r>
                </w:del>
                <w:ins w:id="142" w:author="Codex" w:date="2026-10-27T04:32:00Z">
                  <w:r>
                    <w:rPr>
                      <w:rFonts w:ascii="Arial" w:hAnsi="Arial" w:cs="Arial"/>
                      <w:sz w:val="24"/>
                      <w:szCs w:val="24"/>
                    </w:rPr>
                    <w:t>72</w:t>
                  </w:r>
                </w:ins>
              </w:p>
            </w:tc>
            <w:tc>
              <w:tcPr>
                <w:tcW w:w="0" w:type="auto"/>
                <w:vAlign w:val="center"/>
                <w:hideMark/>
                <w:tcPrChange w:id="143" w:author="Codex" w:date="2026-10-27T02:34:00Z">
                  <w:tcPr>
                    <w:tcW w:w="0" w:type="auto"/>
                    <w:hideMark/>
                  </w:tcPr>
                </w:tcPrChange>
              </w:tcPr>
              <w:p w14:paraId="550A1E4D" w14:textId="77777777" w:rsidR="00FB08AB" w:rsidRPr="005F71BC" w:rsidRDefault="00FB08AB" w:rsidP="00B624F4">
                <w:pPr>
                  <w:rPr>
                    <w:rFonts w:ascii="Arial" w:hAnsi="Arial" w:cs="Arial"/>
                    <w:sz w:val="24"/>
                    <w:szCs w:val="24"/>
                  </w:rPr>
                </w:pPr>
                <w:del w:id="144" w:author="Codex" w:date="2026-10-27T04:32:00Z">
                  <w:r>
                    <w:rPr>
                      <w:rFonts w:ascii="Arial" w:hAnsi="Arial" w:cs="Arial"/>
                      <w:sz w:val="24"/>
                      <w:szCs w:val="24"/>
                    </w:rPr>
                    <w:delText>720</w:delText>
                  </w:r>
                </w:del>
                <w:ins w:id="145" w:author="Codex" w:date="2026-10-27T04:32:00Z">
                  <w:r>
                    <w:rPr>
                      <w:rFonts w:ascii="Arial" w:hAnsi="Arial" w:cs="Arial"/>
                      <w:sz w:val="24"/>
                      <w:szCs w:val="24"/>
                    </w:rPr>
                    <w:t>1,440</w:t>
                  </w:r>
                </w:ins>
              </w:p>
            </w:tc>
            <w:tc>
              <w:tcPr>
                <w:tcW w:w="0" w:type="auto"/>
                <w:vAlign w:val="center"/>
                <w:hideMark/>
                <w:tcPrChange w:id="146" w:author="Codex" w:date="2026-10-27T02:34:00Z">
                  <w:tcPr>
                    <w:tcW w:w="0" w:type="auto"/>
                    <w:hideMark/>
                  </w:tcPr>
                </w:tcPrChange>
              </w:tcPr>
              <w:p w14:paraId="003957FB" w14:textId="77777777" w:rsidR="00FB08AB" w:rsidRPr="005F71BC" w:rsidRDefault="00FB08AB" w:rsidP="00B624F4">
                <w:pPr>
                  <w:rPr>
                    <w:rFonts w:ascii="Arial" w:hAnsi="Arial" w:cs="Arial"/>
                    <w:sz w:val="24"/>
                    <w:szCs w:val="24"/>
                  </w:rPr>
                </w:pPr>
                <w:del w:id="147" w:author="Codex" w:date="2026-10-27T04:32:00Z">
                  <w:r>
                    <w:rPr>
                      <w:rFonts w:ascii="Arial" w:hAnsi="Arial" w:cs="Arial"/>
                      <w:sz w:val="24"/>
                      <w:szCs w:val="24"/>
                    </w:rPr>
                    <w:delText>1.37</w:delText>
                  </w:r>
                </w:del>
                <w:ins w:id="148" w:author="Codex" w:date="2026-10-27T04:32:00Z">
                  <w:r>
                    <w:rPr>
                      <w:rFonts w:ascii="Arial" w:hAnsi="Arial" w:cs="Arial"/>
                      <w:sz w:val="24"/>
                      <w:szCs w:val="24"/>
                    </w:rPr>
                    <w:t>2.74</w:t>
                  </w:r>
                </w:ins>
              </w:p>
            </w:tc>
          </w:tr>
          <w:tr w:rsidR="00FB08AB" w:rsidRPr="005F71BC" w14:paraId="49457CFD" w14:textId="77777777" w:rsidTr="00B624F4">
            <w:trPr>
              <w:cantSplit/>
              <w:tblCellSpacing w:w="15" w:type="dxa"/>
              <w:trPrChange w:id="149" w:author="Codex" w:date="2026-10-27T02:34:00Z">
                <w:trPr>
                  <w:gridAfter w:val="6"/>
                  <w:tblCellSpacing w:w="15" w:type="dxa"/>
                </w:trPr>
              </w:trPrChange>
            </w:trPr>
            <w:tc>
              <w:tcPr>
                <w:tcW w:w="0" w:type="auto"/>
                <w:vAlign w:val="center"/>
                <w:hideMark/>
                <w:tcPrChange w:id="150" w:author="Codex" w:date="2026-10-27T02:34:00Z">
                  <w:tcPr>
                    <w:tcW w:w="0" w:type="auto"/>
                    <w:hideMark/>
                  </w:tcPr>
                </w:tcPrChange>
              </w:tcPr>
              <w:p w14:paraId="5C8E0699"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Change w:id="151" w:author="Codex" w:date="2026-10-27T02:34:00Z">
                  <w:tcPr>
                    <w:tcW w:w="0" w:type="auto"/>
                    <w:hideMark/>
                  </w:tcPr>
                </w:tcPrChange>
              </w:tcPr>
              <w:p w14:paraId="4F9FF725"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152" w:author="Codex" w:date="2026-10-27T02:34:00Z">
                  <w:tcPr>
                    <w:tcW w:w="0" w:type="auto"/>
                    <w:hideMark/>
                  </w:tcPr>
                </w:tcPrChange>
              </w:tcPr>
              <w:p w14:paraId="46D91EE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153" w:author="Codex" w:date="2026-10-27T02:34:00Z">
                  <w:tcPr>
                    <w:tcW w:w="0" w:type="auto"/>
                    <w:hideMark/>
                  </w:tcPr>
                </w:tcPrChange>
              </w:tcPr>
              <w:p w14:paraId="12847E2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154" w:author="Codex" w:date="2026-10-27T02:34:00Z">
                  <w:tcPr>
                    <w:tcW w:w="0" w:type="auto"/>
                    <w:hideMark/>
                  </w:tcPr>
                </w:tcPrChange>
              </w:tcPr>
              <w:p w14:paraId="7FE89B5F"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155" w:author="Codex" w:date="2026-10-27T02:34:00Z">
                  <w:tcPr>
                    <w:tcW w:w="0" w:type="auto"/>
                    <w:hideMark/>
                  </w:tcPr>
                </w:tcPrChange>
              </w:tcPr>
              <w:p w14:paraId="199D79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8DE37A1" w14:textId="77777777" w:rsidTr="00B624F4">
            <w:trPr>
              <w:cantSplit/>
              <w:tblCellSpacing w:w="15" w:type="dxa"/>
              <w:trPrChange w:id="156" w:author="Codex" w:date="2026-10-27T02:34:00Z">
                <w:trPr>
                  <w:gridAfter w:val="6"/>
                  <w:tblCellSpacing w:w="15" w:type="dxa"/>
                </w:trPr>
              </w:trPrChange>
            </w:trPr>
            <w:tc>
              <w:tcPr>
                <w:tcW w:w="0" w:type="auto"/>
                <w:vAlign w:val="center"/>
                <w:hideMark/>
                <w:tcPrChange w:id="157" w:author="Codex" w:date="2026-10-27T02:34:00Z">
                  <w:tcPr>
                    <w:tcW w:w="0" w:type="auto"/>
                    <w:hideMark/>
                  </w:tcPr>
                </w:tcPrChange>
              </w:tcPr>
              <w:p w14:paraId="09D8C317"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Change w:id="158" w:author="Codex" w:date="2026-10-27T02:34:00Z">
                  <w:tcPr>
                    <w:tcW w:w="0" w:type="auto"/>
                    <w:hideMark/>
                  </w:tcPr>
                </w:tcPrChange>
              </w:tcPr>
              <w:p w14:paraId="5BC100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159" w:author="Codex" w:date="2026-10-27T02:34:00Z">
                  <w:tcPr>
                    <w:tcW w:w="0" w:type="auto"/>
                    <w:hideMark/>
                  </w:tcPr>
                </w:tcPrChange>
              </w:tcPr>
              <w:p w14:paraId="1634831B"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160" w:author="Codex" w:date="2026-10-27T02:34:00Z">
                  <w:tcPr>
                    <w:tcW w:w="0" w:type="auto"/>
                    <w:hideMark/>
                  </w:tcPr>
                </w:tcPrChange>
              </w:tcPr>
              <w:p w14:paraId="77965814"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161" w:author="Codex" w:date="2026-10-27T02:34:00Z">
                  <w:tcPr>
                    <w:tcW w:w="0" w:type="auto"/>
                    <w:hideMark/>
                  </w:tcPr>
                </w:tcPrChange>
              </w:tcPr>
              <w:p w14:paraId="5DBDFD16"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162" w:author="Codex" w:date="2026-10-27T02:34:00Z">
                  <w:tcPr>
                    <w:tcW w:w="0" w:type="auto"/>
                    <w:hideMark/>
                  </w:tcPr>
                </w:tcPrChange>
              </w:tcPr>
              <w:p w14:paraId="5CA31EB7"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0C5BC57B" w14:textId="77777777" w:rsidTr="00B624F4">
            <w:trPr>
              <w:cantSplit/>
              <w:tblCellSpacing w:w="15" w:type="dxa"/>
              <w:trPrChange w:id="163" w:author="Codex" w:date="2026-10-27T02:34:00Z">
                <w:trPr>
                  <w:gridAfter w:val="6"/>
                  <w:tblCellSpacing w:w="15" w:type="dxa"/>
                </w:trPr>
              </w:trPrChange>
            </w:trPr>
            <w:tc>
              <w:tcPr>
                <w:tcW w:w="0" w:type="auto"/>
                <w:vAlign w:val="center"/>
                <w:hideMark/>
                <w:tcPrChange w:id="164" w:author="Codex" w:date="2026-10-27T02:34:00Z">
                  <w:tcPr>
                    <w:tcW w:w="0" w:type="auto"/>
                    <w:hideMark/>
                  </w:tcPr>
                </w:tcPrChange>
              </w:tcPr>
              <w:p w14:paraId="000923F0" w14:textId="77777777" w:rsidR="00FB08AB" w:rsidRPr="005F71BC" w:rsidRDefault="00FB08AB" w:rsidP="00B624F4">
                <w:pPr>
                  <w:rPr>
                    <w:rFonts w:ascii="Arial" w:hAnsi="Arial" w:cs="Arial"/>
                    <w:b/>
                    <w:bCs/>
                    <w:sz w:val="24"/>
                    <w:szCs w:val="24"/>
                  </w:rPr>
                </w:pPr>
                <w:r>
                  <w:rPr>
                    <w:rFonts w:ascii="Arial" w:hAnsi="Arial" w:cs="Arial"/>
                    <w:b/>
                    <w:bCs/>
                    <w:sz w:val="24"/>
                    <w:szCs w:val="24"/>
                  </w:rPr>
                  <w:t>Year 2 Total</w:t>
                </w:r>
              </w:p>
            </w:tc>
            <w:tc>
              <w:tcPr>
                <w:tcW w:w="0" w:type="auto"/>
                <w:vAlign w:val="center"/>
                <w:hideMark/>
                <w:tcPrChange w:id="165" w:author="Codex" w:date="2026-10-27T02:34:00Z">
                  <w:tcPr>
                    <w:tcW w:w="0" w:type="auto"/>
                    <w:hideMark/>
                  </w:tcPr>
                </w:tcPrChange>
              </w:tcPr>
              <w:p w14:paraId="79B458D2" w14:textId="77777777" w:rsidR="00FB08AB" w:rsidRPr="005F71BC" w:rsidRDefault="00FB08AB" w:rsidP="00B624F4">
                <w:pPr>
                  <w:rPr>
                    <w:rFonts w:ascii="Arial" w:hAnsi="Arial" w:cs="Arial"/>
                    <w:b/>
                    <w:bCs/>
                    <w:sz w:val="24"/>
                    <w:szCs w:val="24"/>
                  </w:rPr>
                </w:pPr>
                <w:r>
                  <w:rPr>
                    <w:rFonts w:ascii="Arial" w:hAnsi="Arial" w:cs="Arial"/>
                    <w:b/>
                    <w:bCs/>
                    <w:sz w:val="24"/>
                    <w:szCs w:val="24"/>
                  </w:rPr>
                  <w:t>5</w:t>
                </w:r>
              </w:p>
            </w:tc>
            <w:tc>
              <w:tcPr>
                <w:tcW w:w="0" w:type="auto"/>
                <w:vAlign w:val="center"/>
                <w:hideMark/>
                <w:tcPrChange w:id="166" w:author="Codex" w:date="2026-10-27T02:34:00Z">
                  <w:tcPr>
                    <w:tcW w:w="0" w:type="auto"/>
                    <w:hideMark/>
                  </w:tcPr>
                </w:tcPrChange>
              </w:tcPr>
              <w:p w14:paraId="16C057B2" w14:textId="77777777" w:rsidR="00FB08AB" w:rsidRPr="005F71BC" w:rsidRDefault="00FB08AB" w:rsidP="00B624F4">
                <w:pPr>
                  <w:rPr>
                    <w:rFonts w:ascii="Arial" w:hAnsi="Arial" w:cs="Arial"/>
                    <w:b/>
                    <w:bCs/>
                    <w:sz w:val="24"/>
                    <w:szCs w:val="24"/>
                  </w:rPr>
                </w:pPr>
              </w:p>
            </w:tc>
            <w:tc>
              <w:tcPr>
                <w:tcW w:w="0" w:type="auto"/>
                <w:vAlign w:val="center"/>
                <w:hideMark/>
                <w:tcPrChange w:id="167" w:author="Codex" w:date="2026-10-27T02:34:00Z">
                  <w:tcPr>
                    <w:tcW w:w="0" w:type="auto"/>
                    <w:hideMark/>
                  </w:tcPr>
                </w:tcPrChange>
              </w:tcPr>
              <w:p w14:paraId="6BF0FC09" w14:textId="77777777" w:rsidR="00FB08AB" w:rsidRPr="005F71BC" w:rsidRDefault="00FB08AB" w:rsidP="00B624F4">
                <w:pPr>
                  <w:rPr>
                    <w:rFonts w:ascii="Arial" w:hAnsi="Arial" w:cs="Arial"/>
                    <w:b/>
                    <w:bCs/>
                    <w:sz w:val="24"/>
                    <w:szCs w:val="24"/>
                  </w:rPr>
                </w:pPr>
              </w:p>
            </w:tc>
            <w:tc>
              <w:tcPr>
                <w:tcW w:w="0" w:type="auto"/>
                <w:vAlign w:val="center"/>
                <w:hideMark/>
                <w:tcPrChange w:id="168" w:author="Codex" w:date="2026-10-27T02:34:00Z">
                  <w:tcPr>
                    <w:tcW w:w="0" w:type="auto"/>
                    <w:hideMark/>
                  </w:tcPr>
                </w:tcPrChange>
              </w:tcPr>
              <w:p w14:paraId="1701E433" w14:textId="77777777" w:rsidR="00FB08AB" w:rsidRPr="005F71BC" w:rsidRDefault="00FB08AB" w:rsidP="00B624F4">
                <w:pPr>
                  <w:rPr>
                    <w:rFonts w:ascii="Arial" w:hAnsi="Arial" w:cs="Arial"/>
                    <w:b/>
                    <w:bCs/>
                    <w:sz w:val="24"/>
                    <w:szCs w:val="24"/>
                  </w:rPr>
                </w:pPr>
                <w:del w:id="169" w:author="Codex" w:date="2026-10-27T04:32:00Z">
                  <w:r>
                    <w:rPr>
                      <w:rFonts w:ascii="Arial" w:hAnsi="Arial" w:cs="Arial"/>
                      <w:b/>
                      <w:bCs/>
                      <w:sz w:val="24"/>
                      <w:szCs w:val="24"/>
                    </w:rPr>
                    <w:delText>8,820</w:delText>
                  </w:r>
                </w:del>
                <w:ins w:id="170" w:author="Codex" w:date="2026-10-27T04:32:00Z">
                  <w:r>
                    <w:rPr>
                      <w:rFonts w:ascii="Arial" w:hAnsi="Arial" w:cs="Arial"/>
                      <w:b/>
                      <w:bCs/>
                      <w:sz w:val="24"/>
                      <w:szCs w:val="24"/>
                    </w:rPr>
                    <w:t>9,540</w:t>
                  </w:r>
                </w:ins>
              </w:p>
            </w:tc>
            <w:tc>
              <w:tcPr>
                <w:tcW w:w="0" w:type="auto"/>
                <w:vAlign w:val="center"/>
                <w:hideMark/>
                <w:tcPrChange w:id="171" w:author="Codex" w:date="2026-10-27T02:34:00Z">
                  <w:tcPr>
                    <w:tcW w:w="0" w:type="auto"/>
                    <w:hideMark/>
                  </w:tcPr>
                </w:tcPrChange>
              </w:tcPr>
              <w:p w14:paraId="3E9C46FA" w14:textId="77777777" w:rsidR="00FB08AB" w:rsidRPr="005F71BC" w:rsidRDefault="00FB08AB" w:rsidP="00B624F4">
                <w:pPr>
                  <w:rPr>
                    <w:rFonts w:ascii="Arial" w:hAnsi="Arial" w:cs="Arial"/>
                    <w:b/>
                    <w:bCs/>
                    <w:sz w:val="24"/>
                    <w:szCs w:val="24"/>
                  </w:rPr>
                </w:pPr>
                <w:del w:id="172" w:author="Codex" w:date="2026-10-27T04:32:00Z">
                  <w:r>
                    <w:rPr>
                      <w:rFonts w:ascii="Arial" w:hAnsi="Arial" w:cs="Arial"/>
                      <w:b/>
                      <w:bCs/>
                      <w:sz w:val="24"/>
                      <w:szCs w:val="24"/>
                    </w:rPr>
                    <w:delText>16.80</w:delText>
                  </w:r>
                </w:del>
                <w:ins w:id="173" w:author="Codex" w:date="2026-10-27T04:32:00Z">
                  <w:r>
                    <w:rPr>
                      <w:rFonts w:ascii="Arial" w:hAnsi="Arial" w:cs="Arial"/>
                      <w:b/>
                      <w:bCs/>
                      <w:sz w:val="24"/>
                      <w:szCs w:val="24"/>
                    </w:rPr>
                    <w:t>18.17</w:t>
                  </w:r>
                </w:ins>
              </w:p>
            </w:tc>
          </w:tr>
        </w:tbl>
        <w:p w14:paraId="37B3BF4C" w14:textId="77777777" w:rsidR="00FB08AB" w:rsidRPr="005F71BC" w:rsidRDefault="00FB08AB" w:rsidP="00FB08AB">
          <w:pPr>
            <w:rPr>
              <w:rFonts w:ascii="Arial" w:hAnsi="Arial" w:cs="Arial"/>
              <w:sz w:val="24"/>
              <w:szCs w:val="24"/>
            </w:rPr>
          </w:pPr>
        </w:p>
        <w:p w14:paraId="05BEA89F" w14:textId="77777777" w:rsidR="00FB08AB" w:rsidRPr="005F71BC" w:rsidRDefault="00FB08AB" w:rsidP="00FB08AB">
          <w:pPr>
            <w:rPr>
              <w:rFonts w:ascii="Arial" w:hAnsi="Arial" w:cs="Arial"/>
              <w:sz w:val="24"/>
              <w:szCs w:val="24"/>
            </w:rPr>
          </w:pPr>
        </w:p>
        <w:p w14:paraId="7E577F59" w14:textId="77777777" w:rsidR="00FB08AB" w:rsidRPr="005F71BC" w:rsidRDefault="00FB08AB">
          <w:pPr>
            <w:keepNext/>
            <w:keepLines/>
            <w:rPr>
              <w:rFonts w:ascii="Arial" w:hAnsi="Arial" w:cs="Arial"/>
              <w:b/>
              <w:bCs/>
              <w:sz w:val="24"/>
              <w:szCs w:val="24"/>
            </w:rPr>
            <w:pPrChange w:id="174" w:author="Codex" w:date="2026-10-27T02:34:00Z">
              <w:pPr/>
            </w:pPrChange>
          </w:pPr>
          <w:r>
            <w:rPr>
              <w:rFonts w:ascii="Arial" w:hAnsi="Arial" w:cs="Arial"/>
              <w:b/>
              <w:bCs/>
              <w:sz w:val="24"/>
              <w:szCs w:val="24"/>
            </w:rPr>
            <w:t>Year 3: Add Public Safety (AERO 163)</w:t>
          </w:r>
        </w:p>
        <w:tbl>
          <w:tblPr>
            <w:tblW w:w="0" w:type="auto"/>
            <w:tblCellSpacing w:w="15" w:type="dxa"/>
            <w:tblCellMar>
              <w:top w:w="15" w:type="dxa"/>
              <w:left w:w="15" w:type="dxa"/>
              <w:bottom w:w="15" w:type="dxa"/>
              <w:right w:w="15" w:type="dxa"/>
            </w:tblCellMar>
            <w:tblLook w:val="04A0" w:firstRow="1" w:lastRow="0" w:firstColumn="1" w:lastColumn="0" w:noHBand="0" w:noVBand="1"/>
            <w:tblPrChange w:id="175" w:author="Codex" w:date="2026-10-27T02:34: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944"/>
            <w:gridCol w:w="981"/>
            <w:gridCol w:w="1538"/>
            <w:gridCol w:w="1408"/>
            <w:gridCol w:w="1701"/>
            <w:gridCol w:w="1418"/>
            <w:tblGridChange w:id="176">
              <w:tblGrid>
                <w:gridCol w:w="360"/>
                <w:gridCol w:w="360"/>
                <w:gridCol w:w="360"/>
                <w:gridCol w:w="360"/>
                <w:gridCol w:w="360"/>
                <w:gridCol w:w="360"/>
                <w:gridCol w:w="784"/>
                <w:gridCol w:w="981"/>
                <w:gridCol w:w="1538"/>
                <w:gridCol w:w="1408"/>
                <w:gridCol w:w="1701"/>
                <w:gridCol w:w="1418"/>
              </w:tblGrid>
            </w:tblGridChange>
          </w:tblGrid>
          <w:tr w:rsidR="00FB08AB" w:rsidRPr="005F71BC" w14:paraId="0E44E9E6" w14:textId="77777777" w:rsidTr="00B624F4">
            <w:trPr>
              <w:cantSplit/>
              <w:tblHeader/>
              <w:tblCellSpacing w:w="15" w:type="dxa"/>
              <w:trPrChange w:id="177" w:author="Codex" w:date="2026-10-27T02:34:00Z">
                <w:trPr>
                  <w:gridAfter w:val="6"/>
                  <w:tblHeader/>
                  <w:tblCellSpacing w:w="15" w:type="dxa"/>
                </w:trPr>
              </w:trPrChange>
            </w:trPr>
            <w:tc>
              <w:tcPr>
                <w:tcW w:w="0" w:type="auto"/>
                <w:tcBorders>
                  <w:bottom w:val="single" w:sz="4" w:space="0" w:color="auto"/>
                </w:tcBorders>
                <w:vAlign w:val="center"/>
                <w:hideMark/>
                <w:tcPrChange w:id="178" w:author="Codex" w:date="2026-10-27T02:34:00Z">
                  <w:tcPr>
                    <w:tcW w:w="0" w:type="auto"/>
                    <w:hideMark/>
                  </w:tcPr>
                </w:tcPrChange>
              </w:tcPr>
              <w:p w14:paraId="7DBD843F"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Change w:id="179" w:author="Codex" w:date="2026-10-27T02:34:00Z">
                  <w:tcPr>
                    <w:tcW w:w="0" w:type="auto"/>
                    <w:hideMark/>
                  </w:tcPr>
                </w:tcPrChange>
              </w:tcPr>
              <w:p w14:paraId="6A875C18"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Change w:id="180" w:author="Codex" w:date="2026-10-27T02:34:00Z">
                  <w:tcPr>
                    <w:tcW w:w="0" w:type="auto"/>
                    <w:hideMark/>
                  </w:tcPr>
                </w:tcPrChange>
              </w:tcPr>
              <w:p w14:paraId="65E5049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Change w:id="181" w:author="Codex" w:date="2026-10-27T02:34:00Z">
                  <w:tcPr>
                    <w:tcW w:w="0" w:type="auto"/>
                    <w:hideMark/>
                  </w:tcPr>
                </w:tcPrChange>
              </w:tcPr>
              <w:p w14:paraId="1DEF23ED"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Change w:id="182" w:author="Codex" w:date="2026-10-27T02:34:00Z">
                  <w:tcPr>
                    <w:tcW w:w="0" w:type="auto"/>
                    <w:hideMark/>
                  </w:tcPr>
                </w:tcPrChange>
              </w:tcPr>
              <w:p w14:paraId="7A41FE9B"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Change w:id="183" w:author="Codex" w:date="2026-10-27T02:34:00Z">
                  <w:tcPr>
                    <w:tcW w:w="0" w:type="auto"/>
                    <w:hideMark/>
                  </w:tcPr>
                </w:tcPrChange>
              </w:tcPr>
              <w:p w14:paraId="50D17366"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578B7215" w14:textId="77777777" w:rsidTr="00B624F4">
            <w:trPr>
              <w:cantSplit/>
              <w:tblCellSpacing w:w="15" w:type="dxa"/>
              <w:trPrChange w:id="184" w:author="Codex" w:date="2026-10-27T02:34:00Z">
                <w:trPr>
                  <w:gridAfter w:val="6"/>
                  <w:tblCellSpacing w:w="15" w:type="dxa"/>
                </w:trPr>
              </w:trPrChange>
            </w:trPr>
            <w:tc>
              <w:tcPr>
                <w:tcW w:w="0" w:type="auto"/>
                <w:vAlign w:val="center"/>
                <w:hideMark/>
                <w:tcPrChange w:id="185" w:author="Codex" w:date="2026-10-27T02:34:00Z">
                  <w:tcPr>
                    <w:tcW w:w="0" w:type="auto"/>
                    <w:hideMark/>
                  </w:tcPr>
                </w:tcPrChange>
              </w:tcPr>
              <w:p w14:paraId="04CDC7DE"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Change w:id="186" w:author="Codex" w:date="2026-10-27T02:34:00Z">
                  <w:tcPr>
                    <w:tcW w:w="0" w:type="auto"/>
                    <w:hideMark/>
                  </w:tcPr>
                </w:tcPrChange>
              </w:tcPr>
              <w:p w14:paraId="657942AC"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187" w:author="Codex" w:date="2026-10-27T02:34:00Z">
                  <w:tcPr>
                    <w:tcW w:w="0" w:type="auto"/>
                    <w:hideMark/>
                  </w:tcPr>
                </w:tcPrChange>
              </w:tcPr>
              <w:p w14:paraId="77FFB51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Change w:id="188" w:author="Codex" w:date="2026-10-27T02:34:00Z">
                  <w:tcPr>
                    <w:tcW w:w="0" w:type="auto"/>
                    <w:hideMark/>
                  </w:tcPr>
                </w:tcPrChange>
              </w:tcPr>
              <w:p w14:paraId="27D265A8"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189" w:author="Codex" w:date="2026-10-27T02:34:00Z">
                  <w:tcPr>
                    <w:tcW w:w="0" w:type="auto"/>
                    <w:hideMark/>
                  </w:tcPr>
                </w:tcPrChange>
              </w:tcPr>
              <w:p w14:paraId="4D92AA15" w14:textId="77777777" w:rsidR="00FB08AB" w:rsidRPr="005F71BC" w:rsidRDefault="00FB08AB" w:rsidP="00B624F4">
                <w:pPr>
                  <w:rPr>
                    <w:rFonts w:ascii="Arial" w:hAnsi="Arial" w:cs="Arial"/>
                    <w:sz w:val="24"/>
                    <w:szCs w:val="24"/>
                  </w:rPr>
                </w:pPr>
                <w:r>
                  <w:rPr>
                    <w:rFonts w:ascii="Arial" w:hAnsi="Arial" w:cs="Arial"/>
                    <w:sz w:val="24"/>
                    <w:szCs w:val="24"/>
                  </w:rPr>
                  <w:t>4,500</w:t>
                </w:r>
              </w:p>
            </w:tc>
            <w:tc>
              <w:tcPr>
                <w:tcW w:w="0" w:type="auto"/>
                <w:vAlign w:val="center"/>
                <w:hideMark/>
                <w:tcPrChange w:id="190" w:author="Codex" w:date="2026-10-27T02:34:00Z">
                  <w:tcPr>
                    <w:tcW w:w="0" w:type="auto"/>
                    <w:hideMark/>
                  </w:tcPr>
                </w:tcPrChange>
              </w:tcPr>
              <w:p w14:paraId="0E93CF7C" w14:textId="77777777" w:rsidR="00FB08AB" w:rsidRPr="005F71BC" w:rsidRDefault="00FB08AB" w:rsidP="00B624F4">
                <w:pPr>
                  <w:rPr>
                    <w:rFonts w:ascii="Arial" w:hAnsi="Arial" w:cs="Arial"/>
                    <w:sz w:val="24"/>
                    <w:szCs w:val="24"/>
                  </w:rPr>
                </w:pPr>
                <w:r>
                  <w:rPr>
                    <w:rFonts w:ascii="Arial" w:hAnsi="Arial" w:cs="Arial"/>
                    <w:sz w:val="24"/>
                    <w:szCs w:val="24"/>
                  </w:rPr>
                  <w:t>8.57</w:t>
                </w:r>
              </w:p>
            </w:tc>
          </w:tr>
          <w:tr w:rsidR="00FB08AB" w:rsidRPr="005F71BC" w14:paraId="490EF6FA" w14:textId="77777777" w:rsidTr="00B624F4">
            <w:trPr>
              <w:cantSplit/>
              <w:tblCellSpacing w:w="15" w:type="dxa"/>
              <w:trPrChange w:id="191" w:author="Codex" w:date="2026-10-27T02:34:00Z">
                <w:trPr>
                  <w:gridAfter w:val="6"/>
                  <w:tblCellSpacing w:w="15" w:type="dxa"/>
                </w:trPr>
              </w:trPrChange>
            </w:trPr>
            <w:tc>
              <w:tcPr>
                <w:tcW w:w="0" w:type="auto"/>
                <w:vAlign w:val="center"/>
                <w:hideMark/>
                <w:tcPrChange w:id="192" w:author="Codex" w:date="2026-10-27T02:34:00Z">
                  <w:tcPr>
                    <w:tcW w:w="0" w:type="auto"/>
                    <w:hideMark/>
                  </w:tcPr>
                </w:tcPrChange>
              </w:tcPr>
              <w:p w14:paraId="1BA465A6"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Change w:id="193" w:author="Codex" w:date="2026-10-27T02:34:00Z">
                  <w:tcPr>
                    <w:tcW w:w="0" w:type="auto"/>
                    <w:hideMark/>
                  </w:tcPr>
                </w:tcPrChange>
              </w:tcPr>
              <w:p w14:paraId="0CDC58DD"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194" w:author="Codex" w:date="2026-10-27T02:34:00Z">
                  <w:tcPr>
                    <w:tcW w:w="0" w:type="auto"/>
                    <w:hideMark/>
                  </w:tcPr>
                </w:tcPrChange>
              </w:tcPr>
              <w:p w14:paraId="7C49DBA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195" w:author="Codex" w:date="2026-10-27T02:34:00Z">
                  <w:tcPr>
                    <w:tcW w:w="0" w:type="auto"/>
                    <w:hideMark/>
                  </w:tcPr>
                </w:tcPrChange>
              </w:tcPr>
              <w:p w14:paraId="387D109B" w14:textId="77777777" w:rsidR="00FB08AB" w:rsidRPr="005F71BC" w:rsidRDefault="00FB08AB" w:rsidP="00B624F4">
                <w:pPr>
                  <w:rPr>
                    <w:rFonts w:ascii="Arial" w:hAnsi="Arial" w:cs="Arial"/>
                    <w:sz w:val="24"/>
                    <w:szCs w:val="24"/>
                  </w:rPr>
                </w:pPr>
                <w:del w:id="196" w:author="Codex" w:date="2026-10-27T04:32:00Z">
                  <w:r>
                    <w:rPr>
                      <w:rFonts w:ascii="Arial" w:hAnsi="Arial" w:cs="Arial"/>
                      <w:sz w:val="24"/>
                      <w:szCs w:val="24"/>
                    </w:rPr>
                    <w:delText>36</w:delText>
                  </w:r>
                </w:del>
                <w:ins w:id="197" w:author="Codex" w:date="2026-10-27T04:32:00Z">
                  <w:r>
                    <w:rPr>
                      <w:rFonts w:ascii="Arial" w:hAnsi="Arial" w:cs="Arial"/>
                      <w:sz w:val="24"/>
                      <w:szCs w:val="24"/>
                    </w:rPr>
                    <w:t>72</w:t>
                  </w:r>
                </w:ins>
              </w:p>
            </w:tc>
            <w:tc>
              <w:tcPr>
                <w:tcW w:w="0" w:type="auto"/>
                <w:vAlign w:val="center"/>
                <w:hideMark/>
                <w:tcPrChange w:id="198" w:author="Codex" w:date="2026-10-27T02:34:00Z">
                  <w:tcPr>
                    <w:tcW w:w="0" w:type="auto"/>
                    <w:hideMark/>
                  </w:tcPr>
                </w:tcPrChange>
              </w:tcPr>
              <w:p w14:paraId="30F2C9ED" w14:textId="77777777" w:rsidR="00FB08AB" w:rsidRPr="005F71BC" w:rsidRDefault="00FB08AB" w:rsidP="00B624F4">
                <w:pPr>
                  <w:rPr>
                    <w:rFonts w:ascii="Arial" w:hAnsi="Arial" w:cs="Arial"/>
                    <w:sz w:val="24"/>
                    <w:szCs w:val="24"/>
                  </w:rPr>
                </w:pPr>
                <w:del w:id="199" w:author="Codex" w:date="2026-10-27T04:32:00Z">
                  <w:r>
                    <w:rPr>
                      <w:rFonts w:ascii="Arial" w:hAnsi="Arial" w:cs="Arial"/>
                      <w:sz w:val="24"/>
                      <w:szCs w:val="24"/>
                    </w:rPr>
                    <w:delText>720</w:delText>
                  </w:r>
                </w:del>
                <w:ins w:id="200" w:author="Codex" w:date="2026-10-27T04:32:00Z">
                  <w:r>
                    <w:rPr>
                      <w:rFonts w:ascii="Arial" w:hAnsi="Arial" w:cs="Arial"/>
                      <w:sz w:val="24"/>
                      <w:szCs w:val="24"/>
                    </w:rPr>
                    <w:t>1,440</w:t>
                  </w:r>
                </w:ins>
              </w:p>
            </w:tc>
            <w:tc>
              <w:tcPr>
                <w:tcW w:w="0" w:type="auto"/>
                <w:vAlign w:val="center"/>
                <w:hideMark/>
                <w:tcPrChange w:id="201" w:author="Codex" w:date="2026-10-27T02:34:00Z">
                  <w:tcPr>
                    <w:tcW w:w="0" w:type="auto"/>
                    <w:hideMark/>
                  </w:tcPr>
                </w:tcPrChange>
              </w:tcPr>
              <w:p w14:paraId="6D3944BD" w14:textId="77777777" w:rsidR="00FB08AB" w:rsidRPr="005F71BC" w:rsidRDefault="00FB08AB" w:rsidP="00B624F4">
                <w:pPr>
                  <w:rPr>
                    <w:rFonts w:ascii="Arial" w:hAnsi="Arial" w:cs="Arial"/>
                    <w:sz w:val="24"/>
                    <w:szCs w:val="24"/>
                  </w:rPr>
                </w:pPr>
                <w:del w:id="202" w:author="Codex" w:date="2026-10-27T04:32:00Z">
                  <w:r>
                    <w:rPr>
                      <w:rFonts w:ascii="Arial" w:hAnsi="Arial" w:cs="Arial"/>
                      <w:sz w:val="24"/>
                      <w:szCs w:val="24"/>
                    </w:rPr>
                    <w:delText>1.37</w:delText>
                  </w:r>
                </w:del>
                <w:ins w:id="203" w:author="Codex" w:date="2026-10-27T04:32:00Z">
                  <w:r>
                    <w:rPr>
                      <w:rFonts w:ascii="Arial" w:hAnsi="Arial" w:cs="Arial"/>
                      <w:sz w:val="24"/>
                      <w:szCs w:val="24"/>
                    </w:rPr>
                    <w:t>2.74</w:t>
                  </w:r>
                </w:ins>
              </w:p>
            </w:tc>
          </w:tr>
          <w:tr w:rsidR="00FB08AB" w:rsidRPr="005F71BC" w14:paraId="20E37CFE" w14:textId="77777777" w:rsidTr="00B624F4">
            <w:trPr>
              <w:cantSplit/>
              <w:tblCellSpacing w:w="15" w:type="dxa"/>
              <w:trPrChange w:id="204" w:author="Codex" w:date="2026-10-27T02:34:00Z">
                <w:trPr>
                  <w:gridAfter w:val="6"/>
                  <w:tblCellSpacing w:w="15" w:type="dxa"/>
                </w:trPr>
              </w:trPrChange>
            </w:trPr>
            <w:tc>
              <w:tcPr>
                <w:tcW w:w="0" w:type="auto"/>
                <w:vAlign w:val="center"/>
                <w:hideMark/>
                <w:tcPrChange w:id="205" w:author="Codex" w:date="2026-10-27T02:34:00Z">
                  <w:tcPr>
                    <w:tcW w:w="0" w:type="auto"/>
                    <w:hideMark/>
                  </w:tcPr>
                </w:tcPrChange>
              </w:tcPr>
              <w:p w14:paraId="5E25B973"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Change w:id="206" w:author="Codex" w:date="2026-10-27T02:34:00Z">
                  <w:tcPr>
                    <w:tcW w:w="0" w:type="auto"/>
                    <w:hideMark/>
                  </w:tcPr>
                </w:tcPrChange>
              </w:tcPr>
              <w:p w14:paraId="68484871"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207" w:author="Codex" w:date="2026-10-27T02:34:00Z">
                  <w:tcPr>
                    <w:tcW w:w="0" w:type="auto"/>
                    <w:hideMark/>
                  </w:tcPr>
                </w:tcPrChange>
              </w:tcPr>
              <w:p w14:paraId="381004D2"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08" w:author="Codex" w:date="2026-10-27T02:34:00Z">
                  <w:tcPr>
                    <w:tcW w:w="0" w:type="auto"/>
                    <w:hideMark/>
                  </w:tcPr>
                </w:tcPrChange>
              </w:tcPr>
              <w:p w14:paraId="5995CA1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09" w:author="Codex" w:date="2026-10-27T02:34:00Z">
                  <w:tcPr>
                    <w:tcW w:w="0" w:type="auto"/>
                    <w:hideMark/>
                  </w:tcPr>
                </w:tcPrChange>
              </w:tcPr>
              <w:p w14:paraId="62770ACE"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210" w:author="Codex" w:date="2026-10-27T02:34:00Z">
                  <w:tcPr>
                    <w:tcW w:w="0" w:type="auto"/>
                    <w:hideMark/>
                  </w:tcPr>
                </w:tcPrChange>
              </w:tcPr>
              <w:p w14:paraId="0BE665FE"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1E5C4EB3" w14:textId="77777777" w:rsidTr="00B624F4">
            <w:trPr>
              <w:cantSplit/>
              <w:tblCellSpacing w:w="15" w:type="dxa"/>
              <w:trPrChange w:id="211" w:author="Codex" w:date="2026-10-27T02:34:00Z">
                <w:trPr>
                  <w:gridAfter w:val="6"/>
                  <w:tblCellSpacing w:w="15" w:type="dxa"/>
                </w:trPr>
              </w:trPrChange>
            </w:trPr>
            <w:tc>
              <w:tcPr>
                <w:tcW w:w="0" w:type="auto"/>
                <w:vAlign w:val="center"/>
                <w:hideMark/>
                <w:tcPrChange w:id="212" w:author="Codex" w:date="2026-10-27T02:34:00Z">
                  <w:tcPr>
                    <w:tcW w:w="0" w:type="auto"/>
                    <w:hideMark/>
                  </w:tcPr>
                </w:tcPrChange>
              </w:tcPr>
              <w:p w14:paraId="523EED3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Change w:id="213" w:author="Codex" w:date="2026-10-27T02:34:00Z">
                  <w:tcPr>
                    <w:tcW w:w="0" w:type="auto"/>
                    <w:hideMark/>
                  </w:tcPr>
                </w:tcPrChange>
              </w:tcPr>
              <w:p w14:paraId="531E7799"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214" w:author="Codex" w:date="2026-10-27T02:34:00Z">
                  <w:tcPr>
                    <w:tcW w:w="0" w:type="auto"/>
                    <w:hideMark/>
                  </w:tcPr>
                </w:tcPrChange>
              </w:tcPr>
              <w:p w14:paraId="52DEF9A7"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15" w:author="Codex" w:date="2026-10-27T02:34:00Z">
                  <w:tcPr>
                    <w:tcW w:w="0" w:type="auto"/>
                    <w:hideMark/>
                  </w:tcPr>
                </w:tcPrChange>
              </w:tcPr>
              <w:p w14:paraId="4F1C6A0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16" w:author="Codex" w:date="2026-10-27T02:34:00Z">
                  <w:tcPr>
                    <w:tcW w:w="0" w:type="auto"/>
                    <w:hideMark/>
                  </w:tcPr>
                </w:tcPrChange>
              </w:tcPr>
              <w:p w14:paraId="101CCA77"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217" w:author="Codex" w:date="2026-10-27T02:34:00Z">
                  <w:tcPr>
                    <w:tcW w:w="0" w:type="auto"/>
                    <w:hideMark/>
                  </w:tcPr>
                </w:tcPrChange>
              </w:tcPr>
              <w:p w14:paraId="3B8FFFF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C94E6B5" w14:textId="77777777" w:rsidTr="00B624F4">
            <w:trPr>
              <w:cantSplit/>
              <w:tblCellSpacing w:w="15" w:type="dxa"/>
              <w:trPrChange w:id="218" w:author="Codex" w:date="2026-10-27T02:34:00Z">
                <w:trPr>
                  <w:gridAfter w:val="6"/>
                  <w:tblCellSpacing w:w="15" w:type="dxa"/>
                </w:trPr>
              </w:trPrChange>
            </w:trPr>
            <w:tc>
              <w:tcPr>
                <w:tcW w:w="0" w:type="auto"/>
                <w:vAlign w:val="center"/>
                <w:hideMark/>
                <w:tcPrChange w:id="219" w:author="Codex" w:date="2026-10-27T02:34:00Z">
                  <w:tcPr>
                    <w:tcW w:w="0" w:type="auto"/>
                    <w:hideMark/>
                  </w:tcPr>
                </w:tcPrChange>
              </w:tcPr>
              <w:p w14:paraId="5643EEEF"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Change w:id="220" w:author="Codex" w:date="2026-10-27T02:34:00Z">
                  <w:tcPr>
                    <w:tcW w:w="0" w:type="auto"/>
                    <w:hideMark/>
                  </w:tcPr>
                </w:tcPrChange>
              </w:tcPr>
              <w:p w14:paraId="073232BA"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221" w:author="Codex" w:date="2026-10-27T02:34:00Z">
                  <w:tcPr>
                    <w:tcW w:w="0" w:type="auto"/>
                    <w:hideMark/>
                  </w:tcPr>
                </w:tcPrChange>
              </w:tcPr>
              <w:p w14:paraId="2BD0AC44"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22" w:author="Codex" w:date="2026-10-27T02:34:00Z">
                  <w:tcPr>
                    <w:tcW w:w="0" w:type="auto"/>
                    <w:hideMark/>
                  </w:tcPr>
                </w:tcPrChange>
              </w:tcPr>
              <w:p w14:paraId="7F6D63F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23" w:author="Codex" w:date="2026-10-27T02:34:00Z">
                  <w:tcPr>
                    <w:tcW w:w="0" w:type="auto"/>
                    <w:hideMark/>
                  </w:tcPr>
                </w:tcPrChange>
              </w:tcPr>
              <w:p w14:paraId="22A22FCA"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224" w:author="Codex" w:date="2026-10-27T02:34:00Z">
                  <w:tcPr>
                    <w:tcW w:w="0" w:type="auto"/>
                    <w:hideMark/>
                  </w:tcPr>
                </w:tcPrChange>
              </w:tcPr>
              <w:p w14:paraId="43101F7D"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7B308D0" w14:textId="77777777" w:rsidTr="00B624F4">
            <w:trPr>
              <w:cantSplit/>
              <w:tblCellSpacing w:w="15" w:type="dxa"/>
              <w:trPrChange w:id="225" w:author="Codex" w:date="2026-10-27T02:34:00Z">
                <w:trPr>
                  <w:gridAfter w:val="6"/>
                  <w:tblCellSpacing w:w="15" w:type="dxa"/>
                </w:trPr>
              </w:trPrChange>
            </w:trPr>
            <w:tc>
              <w:tcPr>
                <w:tcW w:w="0" w:type="auto"/>
                <w:vAlign w:val="center"/>
                <w:hideMark/>
                <w:tcPrChange w:id="226" w:author="Codex" w:date="2026-10-27T02:34:00Z">
                  <w:tcPr>
                    <w:tcW w:w="0" w:type="auto"/>
                    <w:hideMark/>
                  </w:tcPr>
                </w:tcPrChange>
              </w:tcPr>
              <w:p w14:paraId="5763A7F6" w14:textId="77777777" w:rsidR="00FB08AB" w:rsidRPr="005F71BC" w:rsidRDefault="00FB08AB" w:rsidP="00B624F4">
                <w:pPr>
                  <w:rPr>
                    <w:rFonts w:ascii="Arial" w:hAnsi="Arial" w:cs="Arial"/>
                    <w:b/>
                    <w:bCs/>
                    <w:sz w:val="24"/>
                    <w:szCs w:val="24"/>
                  </w:rPr>
                </w:pPr>
                <w:r>
                  <w:rPr>
                    <w:rFonts w:ascii="Arial" w:hAnsi="Arial" w:cs="Arial"/>
                    <w:b/>
                    <w:bCs/>
                    <w:sz w:val="24"/>
                    <w:szCs w:val="24"/>
                  </w:rPr>
                  <w:lastRenderedPageBreak/>
                  <w:t>Year 3 Total</w:t>
                </w:r>
              </w:p>
            </w:tc>
            <w:tc>
              <w:tcPr>
                <w:tcW w:w="0" w:type="auto"/>
                <w:vAlign w:val="center"/>
                <w:hideMark/>
                <w:tcPrChange w:id="227" w:author="Codex" w:date="2026-10-27T02:34:00Z">
                  <w:tcPr>
                    <w:tcW w:w="0" w:type="auto"/>
                    <w:hideMark/>
                  </w:tcPr>
                </w:tcPrChange>
              </w:tcPr>
              <w:p w14:paraId="252F6C06" w14:textId="77777777" w:rsidR="00FB08AB" w:rsidRPr="005F71BC" w:rsidRDefault="00FB08AB" w:rsidP="00B624F4">
                <w:pPr>
                  <w:rPr>
                    <w:rFonts w:ascii="Arial" w:hAnsi="Arial" w:cs="Arial"/>
                    <w:b/>
                    <w:bCs/>
                    <w:sz w:val="24"/>
                    <w:szCs w:val="24"/>
                  </w:rPr>
                </w:pPr>
                <w:r>
                  <w:rPr>
                    <w:rFonts w:ascii="Arial" w:hAnsi="Arial" w:cs="Arial"/>
                    <w:b/>
                    <w:bCs/>
                    <w:sz w:val="24"/>
                    <w:szCs w:val="24"/>
                  </w:rPr>
                  <w:t>6</w:t>
                </w:r>
              </w:p>
            </w:tc>
            <w:tc>
              <w:tcPr>
                <w:tcW w:w="0" w:type="auto"/>
                <w:vAlign w:val="center"/>
                <w:hideMark/>
                <w:tcPrChange w:id="228" w:author="Codex" w:date="2026-10-27T02:34:00Z">
                  <w:tcPr>
                    <w:tcW w:w="0" w:type="auto"/>
                    <w:hideMark/>
                  </w:tcPr>
                </w:tcPrChange>
              </w:tcPr>
              <w:p w14:paraId="274FEBFC" w14:textId="77777777" w:rsidR="00FB08AB" w:rsidRPr="005F71BC" w:rsidRDefault="00FB08AB" w:rsidP="00B624F4">
                <w:pPr>
                  <w:rPr>
                    <w:rFonts w:ascii="Arial" w:hAnsi="Arial" w:cs="Arial"/>
                    <w:b/>
                    <w:bCs/>
                    <w:sz w:val="24"/>
                    <w:szCs w:val="24"/>
                  </w:rPr>
                </w:pPr>
              </w:p>
            </w:tc>
            <w:tc>
              <w:tcPr>
                <w:tcW w:w="0" w:type="auto"/>
                <w:vAlign w:val="center"/>
                <w:hideMark/>
                <w:tcPrChange w:id="229" w:author="Codex" w:date="2026-10-27T02:34:00Z">
                  <w:tcPr>
                    <w:tcW w:w="0" w:type="auto"/>
                    <w:hideMark/>
                  </w:tcPr>
                </w:tcPrChange>
              </w:tcPr>
              <w:p w14:paraId="401CF92A" w14:textId="77777777" w:rsidR="00FB08AB" w:rsidRPr="005F71BC" w:rsidRDefault="00FB08AB" w:rsidP="00B624F4">
                <w:pPr>
                  <w:rPr>
                    <w:rFonts w:ascii="Arial" w:hAnsi="Arial" w:cs="Arial"/>
                    <w:b/>
                    <w:bCs/>
                    <w:sz w:val="24"/>
                    <w:szCs w:val="24"/>
                  </w:rPr>
                </w:pPr>
              </w:p>
            </w:tc>
            <w:tc>
              <w:tcPr>
                <w:tcW w:w="0" w:type="auto"/>
                <w:vAlign w:val="center"/>
                <w:hideMark/>
                <w:tcPrChange w:id="230" w:author="Codex" w:date="2026-10-27T02:34:00Z">
                  <w:tcPr>
                    <w:tcW w:w="0" w:type="auto"/>
                    <w:hideMark/>
                  </w:tcPr>
                </w:tcPrChange>
              </w:tcPr>
              <w:p w14:paraId="328F9933" w14:textId="77777777" w:rsidR="00FB08AB" w:rsidRPr="005F71BC" w:rsidRDefault="00FB08AB" w:rsidP="00B624F4">
                <w:pPr>
                  <w:rPr>
                    <w:rFonts w:ascii="Arial" w:hAnsi="Arial" w:cs="Arial"/>
                    <w:b/>
                    <w:bCs/>
                    <w:sz w:val="24"/>
                    <w:szCs w:val="24"/>
                  </w:rPr>
                </w:pPr>
                <w:del w:id="231" w:author="Codex" w:date="2026-10-27T04:32:00Z">
                  <w:r>
                    <w:rPr>
                      <w:rFonts w:ascii="Arial" w:hAnsi="Arial" w:cs="Arial"/>
                      <w:b/>
                      <w:bCs/>
                      <w:sz w:val="24"/>
                      <w:szCs w:val="24"/>
                    </w:rPr>
                    <w:delText>10,620</w:delText>
                  </w:r>
                </w:del>
                <w:ins w:id="232" w:author="Codex" w:date="2026-10-27T04:32:00Z">
                  <w:r>
                    <w:rPr>
                      <w:rFonts w:ascii="Arial" w:hAnsi="Arial" w:cs="Arial"/>
                      <w:b/>
                      <w:bCs/>
                      <w:sz w:val="24"/>
                      <w:szCs w:val="24"/>
                    </w:rPr>
                    <w:t>11,340</w:t>
                  </w:r>
                </w:ins>
              </w:p>
            </w:tc>
            <w:tc>
              <w:tcPr>
                <w:tcW w:w="0" w:type="auto"/>
                <w:vAlign w:val="center"/>
                <w:hideMark/>
                <w:tcPrChange w:id="233" w:author="Codex" w:date="2026-10-27T02:34:00Z">
                  <w:tcPr>
                    <w:tcW w:w="0" w:type="auto"/>
                    <w:hideMark/>
                  </w:tcPr>
                </w:tcPrChange>
              </w:tcPr>
              <w:p w14:paraId="49F5044E" w14:textId="77777777" w:rsidR="00FB08AB" w:rsidRPr="005F71BC" w:rsidRDefault="00FB08AB" w:rsidP="00B624F4">
                <w:pPr>
                  <w:rPr>
                    <w:rFonts w:ascii="Arial" w:hAnsi="Arial" w:cs="Arial"/>
                    <w:b/>
                    <w:bCs/>
                    <w:sz w:val="24"/>
                    <w:szCs w:val="24"/>
                  </w:rPr>
                </w:pPr>
                <w:del w:id="234" w:author="Codex" w:date="2026-10-27T04:32:00Z">
                  <w:r>
                    <w:rPr>
                      <w:rFonts w:ascii="Arial" w:hAnsi="Arial" w:cs="Arial"/>
                      <w:b/>
                      <w:bCs/>
                      <w:sz w:val="24"/>
                      <w:szCs w:val="24"/>
                    </w:rPr>
                    <w:delText>20.23</w:delText>
                  </w:r>
                </w:del>
                <w:ins w:id="235" w:author="Codex" w:date="2026-10-27T04:32:00Z">
                  <w:r>
                    <w:rPr>
                      <w:rFonts w:ascii="Arial" w:hAnsi="Arial" w:cs="Arial"/>
                      <w:b/>
                      <w:bCs/>
                      <w:sz w:val="24"/>
                      <w:szCs w:val="24"/>
                    </w:rPr>
                    <w:t>21.60</w:t>
                  </w:r>
                </w:ins>
              </w:p>
            </w:tc>
          </w:tr>
        </w:tbl>
        <w:p w14:paraId="0A6603A9" w14:textId="77777777" w:rsidR="00FB08AB" w:rsidRPr="005F71BC" w:rsidRDefault="00FB08AB" w:rsidP="00FB08AB">
          <w:pPr>
            <w:rPr>
              <w:rFonts w:ascii="Arial" w:hAnsi="Arial" w:cs="Arial"/>
              <w:sz w:val="24"/>
              <w:szCs w:val="24"/>
            </w:rPr>
          </w:pPr>
        </w:p>
        <w:p w14:paraId="06A713AF" w14:textId="77777777" w:rsidR="00FB08AB" w:rsidRPr="005F71BC" w:rsidRDefault="00FB08AB">
          <w:pPr>
            <w:keepNext/>
            <w:keepLines/>
            <w:rPr>
              <w:rFonts w:ascii="Arial" w:hAnsi="Arial" w:cs="Arial"/>
              <w:b/>
              <w:bCs/>
              <w:sz w:val="24"/>
              <w:szCs w:val="24"/>
            </w:rPr>
            <w:pPrChange w:id="236" w:author="Codex" w:date="2026-10-27T02:34:00Z">
              <w:pPr/>
            </w:pPrChange>
          </w:pPr>
          <w:r>
            <w:rPr>
              <w:rFonts w:ascii="Arial" w:hAnsi="Arial" w:cs="Arial"/>
              <w:b/>
              <w:bCs/>
              <w:sz w:val="24"/>
              <w:szCs w:val="24"/>
            </w:rPr>
            <w:t>Year 4: Expand Repeat Offerings Across Pathways</w:t>
          </w:r>
        </w:p>
        <w:p w14:paraId="52AAD745" w14:textId="77777777" w:rsidR="00FB08AB" w:rsidRPr="005F71BC" w:rsidRDefault="00FB08AB">
          <w:pPr>
            <w:keepNext/>
            <w:keepLines/>
            <w:rPr>
              <w:rFonts w:ascii="Arial" w:hAnsi="Arial" w:cs="Arial"/>
              <w:sz w:val="24"/>
              <w:szCs w:val="24"/>
            </w:rPr>
            <w:pPrChange w:id="237" w:author="Codex" w:date="2026-10-27T02:34:00Z">
              <w:pPr/>
            </w:pPrChange>
          </w:pPr>
        </w:p>
        <w:tbl>
          <w:tblPr>
            <w:tblW w:w="0" w:type="auto"/>
            <w:tblCellSpacing w:w="15" w:type="dxa"/>
            <w:tblCellMar>
              <w:top w:w="15" w:type="dxa"/>
              <w:left w:w="15" w:type="dxa"/>
              <w:bottom w:w="15" w:type="dxa"/>
              <w:right w:w="15" w:type="dxa"/>
            </w:tblCellMar>
            <w:tblLook w:val="04A0" w:firstRow="1" w:lastRow="0" w:firstColumn="1" w:lastColumn="0" w:noHBand="0" w:noVBand="1"/>
            <w:tblPrChange w:id="238" w:author="Codex" w:date="2026-10-27T02:34: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944"/>
            <w:gridCol w:w="981"/>
            <w:gridCol w:w="1538"/>
            <w:gridCol w:w="1408"/>
            <w:gridCol w:w="1701"/>
            <w:gridCol w:w="1418"/>
            <w:tblGridChange w:id="239">
              <w:tblGrid>
                <w:gridCol w:w="360"/>
                <w:gridCol w:w="360"/>
                <w:gridCol w:w="360"/>
                <w:gridCol w:w="360"/>
                <w:gridCol w:w="360"/>
                <w:gridCol w:w="360"/>
                <w:gridCol w:w="784"/>
                <w:gridCol w:w="981"/>
                <w:gridCol w:w="1538"/>
                <w:gridCol w:w="1408"/>
                <w:gridCol w:w="1701"/>
                <w:gridCol w:w="1418"/>
              </w:tblGrid>
            </w:tblGridChange>
          </w:tblGrid>
          <w:tr w:rsidR="00FB08AB" w:rsidRPr="005F71BC" w14:paraId="1085A12B" w14:textId="77777777" w:rsidTr="00B624F4">
            <w:trPr>
              <w:cantSplit/>
              <w:tblHeader/>
              <w:tblCellSpacing w:w="15" w:type="dxa"/>
              <w:trPrChange w:id="240" w:author="Codex" w:date="2026-10-27T02:34:00Z">
                <w:trPr>
                  <w:gridAfter w:val="6"/>
                  <w:tblHeader/>
                  <w:tblCellSpacing w:w="15" w:type="dxa"/>
                </w:trPr>
              </w:trPrChange>
            </w:trPr>
            <w:tc>
              <w:tcPr>
                <w:tcW w:w="0" w:type="auto"/>
                <w:tcBorders>
                  <w:bottom w:val="single" w:sz="4" w:space="0" w:color="auto"/>
                </w:tcBorders>
                <w:vAlign w:val="center"/>
                <w:hideMark/>
                <w:tcPrChange w:id="241" w:author="Codex" w:date="2026-10-27T02:34:00Z">
                  <w:tcPr>
                    <w:tcW w:w="0" w:type="auto"/>
                    <w:hideMark/>
                  </w:tcPr>
                </w:tcPrChange>
              </w:tcPr>
              <w:p w14:paraId="7F1162D4"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Change w:id="242" w:author="Codex" w:date="2026-10-27T02:34:00Z">
                  <w:tcPr>
                    <w:tcW w:w="0" w:type="auto"/>
                    <w:hideMark/>
                  </w:tcPr>
                </w:tcPrChange>
              </w:tcPr>
              <w:p w14:paraId="59096D61"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Change w:id="243" w:author="Codex" w:date="2026-10-27T02:34:00Z">
                  <w:tcPr>
                    <w:tcW w:w="0" w:type="auto"/>
                    <w:hideMark/>
                  </w:tcPr>
                </w:tcPrChange>
              </w:tcPr>
              <w:p w14:paraId="59B60092"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Change w:id="244" w:author="Codex" w:date="2026-10-27T02:34:00Z">
                  <w:tcPr>
                    <w:tcW w:w="0" w:type="auto"/>
                    <w:hideMark/>
                  </w:tcPr>
                </w:tcPrChange>
              </w:tcPr>
              <w:p w14:paraId="3640D52E"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Change w:id="245" w:author="Codex" w:date="2026-10-27T02:34:00Z">
                  <w:tcPr>
                    <w:tcW w:w="0" w:type="auto"/>
                    <w:hideMark/>
                  </w:tcPr>
                </w:tcPrChange>
              </w:tcPr>
              <w:p w14:paraId="703F0E04"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Change w:id="246" w:author="Codex" w:date="2026-10-27T02:34:00Z">
                  <w:tcPr>
                    <w:tcW w:w="0" w:type="auto"/>
                    <w:hideMark/>
                  </w:tcPr>
                </w:tcPrChange>
              </w:tcPr>
              <w:p w14:paraId="3E099428"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213364A6" w14:textId="77777777" w:rsidTr="00B624F4">
            <w:trPr>
              <w:cantSplit/>
              <w:tblCellSpacing w:w="15" w:type="dxa"/>
              <w:trPrChange w:id="247" w:author="Codex" w:date="2026-10-27T02:34:00Z">
                <w:trPr>
                  <w:gridAfter w:val="6"/>
                  <w:tblCellSpacing w:w="15" w:type="dxa"/>
                </w:trPr>
              </w:trPrChange>
            </w:trPr>
            <w:tc>
              <w:tcPr>
                <w:tcW w:w="0" w:type="auto"/>
                <w:vAlign w:val="center"/>
                <w:hideMark/>
                <w:tcPrChange w:id="248" w:author="Codex" w:date="2026-10-27T02:34:00Z">
                  <w:tcPr>
                    <w:tcW w:w="0" w:type="auto"/>
                    <w:hideMark/>
                  </w:tcPr>
                </w:tcPrChange>
              </w:tcPr>
              <w:p w14:paraId="7184B1E7"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Change w:id="249" w:author="Codex" w:date="2026-10-27T02:34:00Z">
                  <w:tcPr>
                    <w:tcW w:w="0" w:type="auto"/>
                    <w:hideMark/>
                  </w:tcPr>
                </w:tcPrChange>
              </w:tcPr>
              <w:p w14:paraId="0AA9EF78"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Change w:id="250" w:author="Codex" w:date="2026-10-27T02:34:00Z">
                  <w:tcPr>
                    <w:tcW w:w="0" w:type="auto"/>
                    <w:hideMark/>
                  </w:tcPr>
                </w:tcPrChange>
              </w:tcPr>
              <w:p w14:paraId="34548E82"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Change w:id="251" w:author="Codex" w:date="2026-10-27T02:34:00Z">
                  <w:tcPr>
                    <w:tcW w:w="0" w:type="auto"/>
                    <w:hideMark/>
                  </w:tcPr>
                </w:tcPrChange>
              </w:tcPr>
              <w:p w14:paraId="2AEBE8B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52" w:author="Codex" w:date="2026-10-27T02:34:00Z">
                  <w:tcPr>
                    <w:tcW w:w="0" w:type="auto"/>
                    <w:hideMark/>
                  </w:tcPr>
                </w:tcPrChange>
              </w:tcPr>
              <w:p w14:paraId="374CA0DC"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Change w:id="253" w:author="Codex" w:date="2026-10-27T02:34:00Z">
                  <w:tcPr>
                    <w:tcW w:w="0" w:type="auto"/>
                    <w:hideMark/>
                  </w:tcPr>
                </w:tcPrChange>
              </w:tcPr>
              <w:p w14:paraId="11C3D79D"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6168109E" w14:textId="77777777" w:rsidTr="00B624F4">
            <w:trPr>
              <w:cantSplit/>
              <w:tblCellSpacing w:w="15" w:type="dxa"/>
              <w:trPrChange w:id="254" w:author="Codex" w:date="2026-10-27T02:34:00Z">
                <w:trPr>
                  <w:gridAfter w:val="6"/>
                  <w:tblCellSpacing w:w="15" w:type="dxa"/>
                </w:trPr>
              </w:trPrChange>
            </w:trPr>
            <w:tc>
              <w:tcPr>
                <w:tcW w:w="0" w:type="auto"/>
                <w:vAlign w:val="center"/>
                <w:hideMark/>
                <w:tcPrChange w:id="255" w:author="Codex" w:date="2026-10-27T02:34:00Z">
                  <w:tcPr>
                    <w:tcW w:w="0" w:type="auto"/>
                    <w:hideMark/>
                  </w:tcPr>
                </w:tcPrChange>
              </w:tcPr>
              <w:p w14:paraId="4BA8FA23" w14:textId="77777777" w:rsidR="00FB08AB" w:rsidRPr="005F71BC" w:rsidRDefault="00FB08AB" w:rsidP="00B624F4">
                <w:pPr>
                  <w:rPr>
                    <w:rFonts w:ascii="Arial" w:hAnsi="Arial" w:cs="Arial"/>
                    <w:sz w:val="24"/>
                    <w:szCs w:val="24"/>
                  </w:rPr>
                </w:pPr>
                <w:r>
                  <w:rPr>
                    <w:rFonts w:ascii="Arial" w:hAnsi="Arial" w:cs="Arial"/>
                    <w:sz w:val="24"/>
                    <w:szCs w:val="24"/>
                  </w:rPr>
                  <w:t>AERO 151: Advanced Drone Regulations and Safety Management</w:t>
                </w:r>
              </w:p>
            </w:tc>
            <w:tc>
              <w:tcPr>
                <w:tcW w:w="0" w:type="auto"/>
                <w:vAlign w:val="center"/>
                <w:hideMark/>
                <w:tcPrChange w:id="256" w:author="Codex" w:date="2026-10-27T02:34:00Z">
                  <w:tcPr>
                    <w:tcW w:w="0" w:type="auto"/>
                    <w:hideMark/>
                  </w:tcPr>
                </w:tcPrChange>
              </w:tcPr>
              <w:p w14:paraId="2C90F5A5"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257" w:author="Codex" w:date="2026-10-27T02:34:00Z">
                  <w:tcPr>
                    <w:tcW w:w="0" w:type="auto"/>
                    <w:hideMark/>
                  </w:tcPr>
                </w:tcPrChange>
              </w:tcPr>
              <w:p w14:paraId="502C881E"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58" w:author="Codex" w:date="2026-10-27T02:34:00Z">
                  <w:tcPr>
                    <w:tcW w:w="0" w:type="auto"/>
                    <w:hideMark/>
                  </w:tcPr>
                </w:tcPrChange>
              </w:tcPr>
              <w:p w14:paraId="576EC42F" w14:textId="77777777" w:rsidR="00FB08AB" w:rsidRPr="005F71BC" w:rsidRDefault="00FB08AB" w:rsidP="00B624F4">
                <w:pPr>
                  <w:rPr>
                    <w:rFonts w:ascii="Arial" w:hAnsi="Arial" w:cs="Arial"/>
                    <w:sz w:val="24"/>
                    <w:szCs w:val="24"/>
                  </w:rPr>
                </w:pPr>
                <w:del w:id="259" w:author="Codex" w:date="2026-10-27T04:32:00Z">
                  <w:r>
                    <w:rPr>
                      <w:rFonts w:ascii="Arial" w:hAnsi="Arial" w:cs="Arial"/>
                      <w:sz w:val="24"/>
                      <w:szCs w:val="24"/>
                    </w:rPr>
                    <w:delText>36</w:delText>
                  </w:r>
                </w:del>
                <w:ins w:id="260" w:author="Codex" w:date="2026-10-27T04:32:00Z">
                  <w:r>
                    <w:rPr>
                      <w:rFonts w:ascii="Arial" w:hAnsi="Arial" w:cs="Arial"/>
                      <w:sz w:val="24"/>
                      <w:szCs w:val="24"/>
                    </w:rPr>
                    <w:t>72</w:t>
                  </w:r>
                </w:ins>
              </w:p>
            </w:tc>
            <w:tc>
              <w:tcPr>
                <w:tcW w:w="0" w:type="auto"/>
                <w:vAlign w:val="center"/>
                <w:hideMark/>
                <w:tcPrChange w:id="261" w:author="Codex" w:date="2026-10-27T02:34:00Z">
                  <w:tcPr>
                    <w:tcW w:w="0" w:type="auto"/>
                    <w:hideMark/>
                  </w:tcPr>
                </w:tcPrChange>
              </w:tcPr>
              <w:p w14:paraId="4F691E62" w14:textId="77777777" w:rsidR="00FB08AB" w:rsidRPr="005F71BC" w:rsidRDefault="00FB08AB" w:rsidP="00B624F4">
                <w:pPr>
                  <w:rPr>
                    <w:rFonts w:ascii="Arial" w:hAnsi="Arial" w:cs="Arial"/>
                    <w:sz w:val="24"/>
                    <w:szCs w:val="24"/>
                  </w:rPr>
                </w:pPr>
                <w:del w:id="262" w:author="Codex" w:date="2026-10-27T04:32:00Z">
                  <w:r>
                    <w:rPr>
                      <w:rFonts w:ascii="Arial" w:hAnsi="Arial" w:cs="Arial"/>
                      <w:sz w:val="24"/>
                      <w:szCs w:val="24"/>
                    </w:rPr>
                    <w:delText>1,440</w:delText>
                  </w:r>
                </w:del>
                <w:ins w:id="263" w:author="Codex" w:date="2026-10-27T04:32:00Z">
                  <w:r>
                    <w:rPr>
                      <w:rFonts w:ascii="Arial" w:hAnsi="Arial" w:cs="Arial"/>
                      <w:sz w:val="24"/>
                      <w:szCs w:val="24"/>
                    </w:rPr>
                    <w:t>2,880</w:t>
                  </w:r>
                </w:ins>
              </w:p>
            </w:tc>
            <w:tc>
              <w:tcPr>
                <w:tcW w:w="0" w:type="auto"/>
                <w:vAlign w:val="center"/>
                <w:hideMark/>
                <w:tcPrChange w:id="264" w:author="Codex" w:date="2026-10-27T02:34:00Z">
                  <w:tcPr>
                    <w:tcW w:w="0" w:type="auto"/>
                    <w:hideMark/>
                  </w:tcPr>
                </w:tcPrChange>
              </w:tcPr>
              <w:p w14:paraId="0EBF713E" w14:textId="77777777" w:rsidR="00FB08AB" w:rsidRPr="005F71BC" w:rsidRDefault="00FB08AB" w:rsidP="00B624F4">
                <w:pPr>
                  <w:rPr>
                    <w:rFonts w:ascii="Arial" w:hAnsi="Arial" w:cs="Arial"/>
                    <w:sz w:val="24"/>
                    <w:szCs w:val="24"/>
                  </w:rPr>
                </w:pPr>
                <w:del w:id="265" w:author="Codex" w:date="2026-10-27T04:32:00Z">
                  <w:r>
                    <w:rPr>
                      <w:rFonts w:ascii="Arial" w:hAnsi="Arial" w:cs="Arial"/>
                      <w:sz w:val="24"/>
                      <w:szCs w:val="24"/>
                    </w:rPr>
                    <w:delText>2.74</w:delText>
                  </w:r>
                </w:del>
                <w:ins w:id="266" w:author="Codex" w:date="2026-10-27T04:32:00Z">
                  <w:r>
                    <w:rPr>
                      <w:rFonts w:ascii="Arial" w:hAnsi="Arial" w:cs="Arial"/>
                      <w:sz w:val="24"/>
                      <w:szCs w:val="24"/>
                    </w:rPr>
                    <w:t>5.49</w:t>
                  </w:r>
                </w:ins>
              </w:p>
            </w:tc>
          </w:tr>
          <w:tr w:rsidR="00FB08AB" w:rsidRPr="005F71BC" w14:paraId="7075BDA3" w14:textId="77777777" w:rsidTr="00B624F4">
            <w:trPr>
              <w:cantSplit/>
              <w:tblCellSpacing w:w="15" w:type="dxa"/>
              <w:trPrChange w:id="267" w:author="Codex" w:date="2026-10-27T02:34:00Z">
                <w:trPr>
                  <w:gridAfter w:val="6"/>
                  <w:tblCellSpacing w:w="15" w:type="dxa"/>
                </w:trPr>
              </w:trPrChange>
            </w:trPr>
            <w:tc>
              <w:tcPr>
                <w:tcW w:w="0" w:type="auto"/>
                <w:vAlign w:val="center"/>
                <w:hideMark/>
                <w:tcPrChange w:id="268" w:author="Codex" w:date="2026-10-27T02:34:00Z">
                  <w:tcPr>
                    <w:tcW w:w="0" w:type="auto"/>
                    <w:hideMark/>
                  </w:tcPr>
                </w:tcPrChange>
              </w:tcPr>
              <w:p w14:paraId="705266F8"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Change w:id="269" w:author="Codex" w:date="2026-10-27T02:34:00Z">
                  <w:tcPr>
                    <w:tcW w:w="0" w:type="auto"/>
                    <w:hideMark/>
                  </w:tcPr>
                </w:tcPrChange>
              </w:tcPr>
              <w:p w14:paraId="244535AD"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270" w:author="Codex" w:date="2026-10-27T02:34:00Z">
                  <w:tcPr>
                    <w:tcW w:w="0" w:type="auto"/>
                    <w:hideMark/>
                  </w:tcPr>
                </w:tcPrChange>
              </w:tcPr>
              <w:p w14:paraId="0E28F1D0"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71" w:author="Codex" w:date="2026-10-27T02:34:00Z">
                  <w:tcPr>
                    <w:tcW w:w="0" w:type="auto"/>
                    <w:hideMark/>
                  </w:tcPr>
                </w:tcPrChange>
              </w:tcPr>
              <w:p w14:paraId="53D1625F"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72" w:author="Codex" w:date="2026-10-27T02:34:00Z">
                  <w:tcPr>
                    <w:tcW w:w="0" w:type="auto"/>
                    <w:hideMark/>
                  </w:tcPr>
                </w:tcPrChange>
              </w:tcPr>
              <w:p w14:paraId="22B7BDF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Change w:id="273" w:author="Codex" w:date="2026-10-27T02:34:00Z">
                  <w:tcPr>
                    <w:tcW w:w="0" w:type="auto"/>
                    <w:hideMark/>
                  </w:tcPr>
                </w:tcPrChange>
              </w:tcPr>
              <w:p w14:paraId="7E0066D4"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5C421993" w14:textId="77777777" w:rsidTr="00B624F4">
            <w:trPr>
              <w:cantSplit/>
              <w:tblCellSpacing w:w="15" w:type="dxa"/>
              <w:trPrChange w:id="274" w:author="Codex" w:date="2026-10-27T02:34:00Z">
                <w:trPr>
                  <w:gridAfter w:val="6"/>
                  <w:tblCellSpacing w:w="15" w:type="dxa"/>
                </w:trPr>
              </w:trPrChange>
            </w:trPr>
            <w:tc>
              <w:tcPr>
                <w:tcW w:w="0" w:type="auto"/>
                <w:vAlign w:val="center"/>
                <w:hideMark/>
                <w:tcPrChange w:id="275" w:author="Codex" w:date="2026-10-27T02:34:00Z">
                  <w:tcPr>
                    <w:tcW w:w="0" w:type="auto"/>
                    <w:hideMark/>
                  </w:tcPr>
                </w:tcPrChange>
              </w:tcPr>
              <w:p w14:paraId="6FF90255"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Change w:id="276" w:author="Codex" w:date="2026-10-27T02:34:00Z">
                  <w:tcPr>
                    <w:tcW w:w="0" w:type="auto"/>
                    <w:hideMark/>
                  </w:tcPr>
                </w:tcPrChange>
              </w:tcPr>
              <w:p w14:paraId="3EDB7B47"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277" w:author="Codex" w:date="2026-10-27T02:34:00Z">
                  <w:tcPr>
                    <w:tcW w:w="0" w:type="auto"/>
                    <w:hideMark/>
                  </w:tcPr>
                </w:tcPrChange>
              </w:tcPr>
              <w:p w14:paraId="05152B23"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78" w:author="Codex" w:date="2026-10-27T02:34:00Z">
                  <w:tcPr>
                    <w:tcW w:w="0" w:type="auto"/>
                    <w:hideMark/>
                  </w:tcPr>
                </w:tcPrChange>
              </w:tcPr>
              <w:p w14:paraId="1824971D"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79" w:author="Codex" w:date="2026-10-27T02:34:00Z">
                  <w:tcPr>
                    <w:tcW w:w="0" w:type="auto"/>
                    <w:hideMark/>
                  </w:tcPr>
                </w:tcPrChange>
              </w:tcPr>
              <w:p w14:paraId="4EC5EC41"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280" w:author="Codex" w:date="2026-10-27T02:34:00Z">
                  <w:tcPr>
                    <w:tcW w:w="0" w:type="auto"/>
                    <w:hideMark/>
                  </w:tcPr>
                </w:tcPrChange>
              </w:tcPr>
              <w:p w14:paraId="1A0566B6"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5505A9CA" w14:textId="77777777" w:rsidTr="00B624F4">
            <w:trPr>
              <w:cantSplit/>
              <w:tblCellSpacing w:w="15" w:type="dxa"/>
              <w:trPrChange w:id="281" w:author="Codex" w:date="2026-10-27T02:34:00Z">
                <w:trPr>
                  <w:gridAfter w:val="6"/>
                  <w:tblCellSpacing w:w="15" w:type="dxa"/>
                </w:trPr>
              </w:trPrChange>
            </w:trPr>
            <w:tc>
              <w:tcPr>
                <w:tcW w:w="0" w:type="auto"/>
                <w:vAlign w:val="center"/>
                <w:hideMark/>
                <w:tcPrChange w:id="282" w:author="Codex" w:date="2026-10-27T02:34:00Z">
                  <w:tcPr>
                    <w:tcW w:w="0" w:type="auto"/>
                    <w:hideMark/>
                  </w:tcPr>
                </w:tcPrChange>
              </w:tcPr>
              <w:p w14:paraId="6EDC04DA"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Change w:id="283" w:author="Codex" w:date="2026-10-27T02:34:00Z">
                  <w:tcPr>
                    <w:tcW w:w="0" w:type="auto"/>
                    <w:hideMark/>
                  </w:tcPr>
                </w:tcPrChange>
              </w:tcPr>
              <w:p w14:paraId="09B300FB" w14:textId="77777777" w:rsidR="00FB08AB" w:rsidRPr="005F71BC" w:rsidRDefault="00FB08AB" w:rsidP="00B624F4">
                <w:pPr>
                  <w:rPr>
                    <w:rFonts w:ascii="Arial" w:hAnsi="Arial" w:cs="Arial"/>
                    <w:sz w:val="24"/>
                    <w:szCs w:val="24"/>
                  </w:rPr>
                </w:pPr>
                <w:r>
                  <w:rPr>
                    <w:rFonts w:ascii="Arial" w:hAnsi="Arial" w:cs="Arial"/>
                    <w:sz w:val="24"/>
                    <w:szCs w:val="24"/>
                  </w:rPr>
                  <w:t>1</w:t>
                </w:r>
              </w:p>
            </w:tc>
            <w:tc>
              <w:tcPr>
                <w:tcW w:w="0" w:type="auto"/>
                <w:vAlign w:val="center"/>
                <w:hideMark/>
                <w:tcPrChange w:id="284" w:author="Codex" w:date="2026-10-27T02:34:00Z">
                  <w:tcPr>
                    <w:tcW w:w="0" w:type="auto"/>
                    <w:hideMark/>
                  </w:tcPr>
                </w:tcPrChange>
              </w:tcPr>
              <w:p w14:paraId="3339524F"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285" w:author="Codex" w:date="2026-10-27T02:34:00Z">
                  <w:tcPr>
                    <w:tcW w:w="0" w:type="auto"/>
                    <w:hideMark/>
                  </w:tcPr>
                </w:tcPrChange>
              </w:tcPr>
              <w:p w14:paraId="3917723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286" w:author="Codex" w:date="2026-10-27T02:34:00Z">
                  <w:tcPr>
                    <w:tcW w:w="0" w:type="auto"/>
                    <w:hideMark/>
                  </w:tcPr>
                </w:tcPrChange>
              </w:tcPr>
              <w:p w14:paraId="5385C029" w14:textId="77777777" w:rsidR="00FB08AB" w:rsidRPr="005F71BC" w:rsidRDefault="00FB08AB" w:rsidP="00B624F4">
                <w:pPr>
                  <w:rPr>
                    <w:rFonts w:ascii="Arial" w:hAnsi="Arial" w:cs="Arial"/>
                    <w:sz w:val="24"/>
                    <w:szCs w:val="24"/>
                  </w:rPr>
                </w:pPr>
                <w:r>
                  <w:rPr>
                    <w:rFonts w:ascii="Arial" w:hAnsi="Arial" w:cs="Arial"/>
                    <w:sz w:val="24"/>
                    <w:szCs w:val="24"/>
                  </w:rPr>
                  <w:t>1,800</w:t>
                </w:r>
              </w:p>
            </w:tc>
            <w:tc>
              <w:tcPr>
                <w:tcW w:w="0" w:type="auto"/>
                <w:vAlign w:val="center"/>
                <w:hideMark/>
                <w:tcPrChange w:id="287" w:author="Codex" w:date="2026-10-27T02:34:00Z">
                  <w:tcPr>
                    <w:tcW w:w="0" w:type="auto"/>
                    <w:hideMark/>
                  </w:tcPr>
                </w:tcPrChange>
              </w:tcPr>
              <w:p w14:paraId="4D29BB5C" w14:textId="77777777" w:rsidR="00FB08AB" w:rsidRPr="005F71BC" w:rsidRDefault="00FB08AB" w:rsidP="00B624F4">
                <w:pPr>
                  <w:rPr>
                    <w:rFonts w:ascii="Arial" w:hAnsi="Arial" w:cs="Arial"/>
                    <w:sz w:val="24"/>
                    <w:szCs w:val="24"/>
                  </w:rPr>
                </w:pPr>
                <w:r>
                  <w:rPr>
                    <w:rFonts w:ascii="Arial" w:hAnsi="Arial" w:cs="Arial"/>
                    <w:sz w:val="24"/>
                    <w:szCs w:val="24"/>
                  </w:rPr>
                  <w:t>3.43</w:t>
                </w:r>
              </w:p>
            </w:tc>
          </w:tr>
          <w:tr w:rsidR="00FB08AB" w:rsidRPr="005F71BC" w14:paraId="7941F3C1" w14:textId="77777777" w:rsidTr="00B624F4">
            <w:trPr>
              <w:cantSplit/>
              <w:tblCellSpacing w:w="15" w:type="dxa"/>
              <w:trPrChange w:id="288" w:author="Codex" w:date="2026-10-27T02:34:00Z">
                <w:trPr>
                  <w:gridAfter w:val="6"/>
                  <w:tblCellSpacing w:w="15" w:type="dxa"/>
                </w:trPr>
              </w:trPrChange>
            </w:trPr>
            <w:tc>
              <w:tcPr>
                <w:tcW w:w="0" w:type="auto"/>
                <w:vAlign w:val="center"/>
                <w:hideMark/>
                <w:tcPrChange w:id="289" w:author="Codex" w:date="2026-10-27T02:34:00Z">
                  <w:tcPr>
                    <w:tcW w:w="0" w:type="auto"/>
                    <w:hideMark/>
                  </w:tcPr>
                </w:tcPrChange>
              </w:tcPr>
              <w:p w14:paraId="554F7D67" w14:textId="77777777" w:rsidR="00FB08AB" w:rsidRPr="005F71BC" w:rsidRDefault="00FB08AB" w:rsidP="00B624F4">
                <w:pPr>
                  <w:rPr>
                    <w:rFonts w:ascii="Arial" w:hAnsi="Arial" w:cs="Arial"/>
                    <w:b/>
                    <w:bCs/>
                    <w:sz w:val="24"/>
                    <w:szCs w:val="24"/>
                  </w:rPr>
                </w:pPr>
                <w:r>
                  <w:rPr>
                    <w:rFonts w:ascii="Arial" w:hAnsi="Arial" w:cs="Arial"/>
                    <w:b/>
                    <w:bCs/>
                    <w:sz w:val="24"/>
                    <w:szCs w:val="24"/>
                  </w:rPr>
                  <w:t>Year 4 Total</w:t>
                </w:r>
              </w:p>
            </w:tc>
            <w:tc>
              <w:tcPr>
                <w:tcW w:w="0" w:type="auto"/>
                <w:vAlign w:val="center"/>
                <w:hideMark/>
                <w:tcPrChange w:id="290" w:author="Codex" w:date="2026-10-27T02:34:00Z">
                  <w:tcPr>
                    <w:tcW w:w="0" w:type="auto"/>
                    <w:hideMark/>
                  </w:tcPr>
                </w:tcPrChange>
              </w:tcPr>
              <w:p w14:paraId="658ABC25" w14:textId="77777777" w:rsidR="00FB08AB" w:rsidRPr="005F71BC" w:rsidRDefault="00FB08AB" w:rsidP="00B624F4">
                <w:pPr>
                  <w:rPr>
                    <w:rFonts w:ascii="Arial" w:hAnsi="Arial" w:cs="Arial"/>
                    <w:b/>
                    <w:bCs/>
                    <w:sz w:val="24"/>
                    <w:szCs w:val="24"/>
                  </w:rPr>
                </w:pPr>
                <w:r>
                  <w:rPr>
                    <w:rFonts w:ascii="Arial" w:hAnsi="Arial" w:cs="Arial"/>
                    <w:b/>
                    <w:bCs/>
                    <w:sz w:val="24"/>
                    <w:szCs w:val="24"/>
                  </w:rPr>
                  <w:t>9</w:t>
                </w:r>
              </w:p>
            </w:tc>
            <w:tc>
              <w:tcPr>
                <w:tcW w:w="0" w:type="auto"/>
                <w:vAlign w:val="center"/>
                <w:hideMark/>
                <w:tcPrChange w:id="291" w:author="Codex" w:date="2026-10-27T02:34:00Z">
                  <w:tcPr>
                    <w:tcW w:w="0" w:type="auto"/>
                    <w:hideMark/>
                  </w:tcPr>
                </w:tcPrChange>
              </w:tcPr>
              <w:p w14:paraId="1660CE95" w14:textId="77777777" w:rsidR="00FB08AB" w:rsidRPr="005F71BC" w:rsidRDefault="00FB08AB" w:rsidP="00B624F4">
                <w:pPr>
                  <w:rPr>
                    <w:rFonts w:ascii="Arial" w:hAnsi="Arial" w:cs="Arial"/>
                    <w:b/>
                    <w:bCs/>
                    <w:sz w:val="24"/>
                    <w:szCs w:val="24"/>
                  </w:rPr>
                </w:pPr>
              </w:p>
            </w:tc>
            <w:tc>
              <w:tcPr>
                <w:tcW w:w="0" w:type="auto"/>
                <w:vAlign w:val="center"/>
                <w:hideMark/>
                <w:tcPrChange w:id="292" w:author="Codex" w:date="2026-10-27T02:34:00Z">
                  <w:tcPr>
                    <w:tcW w:w="0" w:type="auto"/>
                    <w:hideMark/>
                  </w:tcPr>
                </w:tcPrChange>
              </w:tcPr>
              <w:p w14:paraId="1AE1D644" w14:textId="77777777" w:rsidR="00FB08AB" w:rsidRPr="005F71BC" w:rsidRDefault="00FB08AB" w:rsidP="00B624F4">
                <w:pPr>
                  <w:rPr>
                    <w:rFonts w:ascii="Arial" w:hAnsi="Arial" w:cs="Arial"/>
                    <w:b/>
                    <w:bCs/>
                    <w:sz w:val="24"/>
                    <w:szCs w:val="24"/>
                  </w:rPr>
                </w:pPr>
              </w:p>
            </w:tc>
            <w:tc>
              <w:tcPr>
                <w:tcW w:w="0" w:type="auto"/>
                <w:vAlign w:val="center"/>
                <w:hideMark/>
                <w:tcPrChange w:id="293" w:author="Codex" w:date="2026-10-27T02:34:00Z">
                  <w:tcPr>
                    <w:tcW w:w="0" w:type="auto"/>
                    <w:hideMark/>
                  </w:tcPr>
                </w:tcPrChange>
              </w:tcPr>
              <w:p w14:paraId="64E5A1A7" w14:textId="77777777" w:rsidR="00FB08AB" w:rsidRPr="005F71BC" w:rsidRDefault="00FB08AB" w:rsidP="00B624F4">
                <w:pPr>
                  <w:rPr>
                    <w:rFonts w:ascii="Arial" w:hAnsi="Arial" w:cs="Arial"/>
                    <w:b/>
                    <w:bCs/>
                    <w:sz w:val="24"/>
                    <w:szCs w:val="24"/>
                  </w:rPr>
                </w:pPr>
                <w:del w:id="294" w:author="Codex" w:date="2026-10-27T04:32:00Z">
                  <w:r>
                    <w:rPr>
                      <w:rFonts w:ascii="Arial" w:hAnsi="Arial" w:cs="Arial"/>
                      <w:b/>
                      <w:bCs/>
                      <w:sz w:val="24"/>
                      <w:szCs w:val="24"/>
                    </w:rPr>
                    <w:delText>15,390</w:delText>
                  </w:r>
                </w:del>
                <w:ins w:id="295" w:author="Codex" w:date="2026-10-27T04:32:00Z">
                  <w:r>
                    <w:rPr>
                      <w:rFonts w:ascii="Arial" w:hAnsi="Arial" w:cs="Arial"/>
                      <w:b/>
                      <w:bCs/>
                      <w:sz w:val="24"/>
                      <w:szCs w:val="24"/>
                    </w:rPr>
                    <w:t>16,830</w:t>
                  </w:r>
                </w:ins>
              </w:p>
            </w:tc>
            <w:tc>
              <w:tcPr>
                <w:tcW w:w="0" w:type="auto"/>
                <w:vAlign w:val="center"/>
                <w:hideMark/>
                <w:tcPrChange w:id="296" w:author="Codex" w:date="2026-10-27T02:34:00Z">
                  <w:tcPr>
                    <w:tcW w:w="0" w:type="auto"/>
                    <w:hideMark/>
                  </w:tcPr>
                </w:tcPrChange>
              </w:tcPr>
              <w:p w14:paraId="58777149" w14:textId="77777777" w:rsidR="00FB08AB" w:rsidRPr="005F71BC" w:rsidRDefault="00FB08AB" w:rsidP="00B624F4">
                <w:pPr>
                  <w:rPr>
                    <w:rFonts w:ascii="Arial" w:hAnsi="Arial" w:cs="Arial"/>
                    <w:b/>
                    <w:bCs/>
                    <w:sz w:val="24"/>
                    <w:szCs w:val="24"/>
                  </w:rPr>
                </w:pPr>
                <w:del w:id="297" w:author="Codex" w:date="2026-10-27T04:32:00Z">
                  <w:r>
                    <w:rPr>
                      <w:rFonts w:ascii="Arial" w:hAnsi="Arial" w:cs="Arial"/>
                      <w:b/>
                      <w:bCs/>
                      <w:sz w:val="24"/>
                      <w:szCs w:val="24"/>
                    </w:rPr>
                    <w:delText>29.31</w:delText>
                  </w:r>
                </w:del>
                <w:ins w:id="298" w:author="Codex" w:date="2026-10-27T04:32:00Z">
                  <w:r>
                    <w:rPr>
                      <w:rFonts w:ascii="Arial" w:hAnsi="Arial" w:cs="Arial"/>
                      <w:b/>
                      <w:bCs/>
                      <w:sz w:val="24"/>
                      <w:szCs w:val="24"/>
                    </w:rPr>
                    <w:t>32.06</w:t>
                  </w:r>
                </w:ins>
              </w:p>
            </w:tc>
          </w:tr>
        </w:tbl>
        <w:p w14:paraId="72312514" w14:textId="77777777" w:rsidR="00FB08AB" w:rsidRPr="005F71BC" w:rsidRDefault="00FB08AB" w:rsidP="00FB08AB">
          <w:pPr>
            <w:rPr>
              <w:rFonts w:ascii="Arial" w:hAnsi="Arial" w:cs="Arial"/>
              <w:b/>
              <w:bCs/>
              <w:sz w:val="24"/>
              <w:szCs w:val="24"/>
            </w:rPr>
          </w:pPr>
        </w:p>
        <w:p w14:paraId="626854BE" w14:textId="77777777" w:rsidR="00FB08AB" w:rsidRPr="005F71BC" w:rsidRDefault="00FB08AB">
          <w:pPr>
            <w:keepNext/>
            <w:keepLines/>
            <w:rPr>
              <w:rFonts w:ascii="Arial" w:hAnsi="Arial" w:cs="Arial"/>
              <w:b/>
              <w:bCs/>
              <w:sz w:val="24"/>
              <w:szCs w:val="24"/>
            </w:rPr>
            <w:pPrChange w:id="299" w:author="Codex" w:date="2026-10-27T02:34:00Z">
              <w:pPr/>
            </w:pPrChange>
          </w:pPr>
          <w:r>
            <w:rPr>
              <w:rFonts w:ascii="Arial" w:hAnsi="Arial" w:cs="Arial"/>
              <w:b/>
              <w:bCs/>
              <w:sz w:val="24"/>
              <w:szCs w:val="24"/>
            </w:rPr>
            <w:t>Year 5: Mature Program with Increased Section Availability</w:t>
          </w:r>
        </w:p>
        <w:tbl>
          <w:tblPr>
            <w:tblW w:w="0" w:type="auto"/>
            <w:tblCellSpacing w:w="15" w:type="dxa"/>
            <w:tblCellMar>
              <w:top w:w="15" w:type="dxa"/>
              <w:left w:w="15" w:type="dxa"/>
              <w:bottom w:w="15" w:type="dxa"/>
              <w:right w:w="15" w:type="dxa"/>
            </w:tblCellMar>
            <w:tblLook w:val="04A0" w:firstRow="1" w:lastRow="0" w:firstColumn="1" w:lastColumn="0" w:noHBand="0" w:noVBand="1"/>
            <w:tblPrChange w:id="300" w:author="Codex" w:date="2026-10-27T02:34: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752"/>
            <w:gridCol w:w="981"/>
            <w:gridCol w:w="1496"/>
            <w:gridCol w:w="1682"/>
            <w:gridCol w:w="1679"/>
            <w:gridCol w:w="1400"/>
            <w:tblGridChange w:id="301">
              <w:tblGrid>
                <w:gridCol w:w="360"/>
                <w:gridCol w:w="360"/>
                <w:gridCol w:w="360"/>
                <w:gridCol w:w="360"/>
                <w:gridCol w:w="360"/>
                <w:gridCol w:w="360"/>
                <w:gridCol w:w="592"/>
                <w:gridCol w:w="981"/>
                <w:gridCol w:w="1496"/>
                <w:gridCol w:w="1682"/>
                <w:gridCol w:w="1679"/>
                <w:gridCol w:w="1400"/>
              </w:tblGrid>
            </w:tblGridChange>
          </w:tblGrid>
          <w:tr w:rsidR="00FB08AB" w:rsidRPr="005F71BC" w14:paraId="19A621CE" w14:textId="77777777" w:rsidTr="00B624F4">
            <w:trPr>
              <w:cantSplit/>
              <w:tblHeader/>
              <w:tblCellSpacing w:w="15" w:type="dxa"/>
              <w:trPrChange w:id="302" w:author="Codex" w:date="2026-10-27T02:34:00Z">
                <w:trPr>
                  <w:gridAfter w:val="6"/>
                  <w:tblHeader/>
                  <w:tblCellSpacing w:w="15" w:type="dxa"/>
                </w:trPr>
              </w:trPrChange>
            </w:trPr>
            <w:tc>
              <w:tcPr>
                <w:tcW w:w="0" w:type="auto"/>
                <w:tcBorders>
                  <w:bottom w:val="single" w:sz="4" w:space="0" w:color="auto"/>
                </w:tcBorders>
                <w:vAlign w:val="center"/>
                <w:hideMark/>
                <w:tcPrChange w:id="303" w:author="Codex" w:date="2026-10-27T02:34:00Z">
                  <w:tcPr>
                    <w:tcW w:w="0" w:type="auto"/>
                    <w:hideMark/>
                  </w:tcPr>
                </w:tcPrChange>
              </w:tcPr>
              <w:p w14:paraId="5787ED31" w14:textId="77777777" w:rsidR="00FB08AB" w:rsidRPr="005F71BC" w:rsidRDefault="00FB08AB" w:rsidP="00B624F4">
                <w:pPr>
                  <w:rPr>
                    <w:rFonts w:ascii="Arial" w:hAnsi="Arial" w:cs="Arial"/>
                    <w:sz w:val="24"/>
                    <w:szCs w:val="24"/>
                  </w:rPr>
                </w:pPr>
                <w:r>
                  <w:rPr>
                    <w:rFonts w:ascii="Arial" w:hAnsi="Arial" w:cs="Arial"/>
                    <w:sz w:val="24"/>
                    <w:szCs w:val="24"/>
                  </w:rPr>
                  <w:t>Course</w:t>
                </w:r>
              </w:p>
            </w:tc>
            <w:tc>
              <w:tcPr>
                <w:tcW w:w="0" w:type="auto"/>
                <w:tcBorders>
                  <w:bottom w:val="single" w:sz="4" w:space="0" w:color="auto"/>
                </w:tcBorders>
                <w:vAlign w:val="center"/>
                <w:hideMark/>
                <w:tcPrChange w:id="304" w:author="Codex" w:date="2026-10-27T02:34:00Z">
                  <w:tcPr>
                    <w:tcW w:w="0" w:type="auto"/>
                    <w:hideMark/>
                  </w:tcPr>
                </w:tcPrChange>
              </w:tcPr>
              <w:p w14:paraId="14A3476C" w14:textId="77777777" w:rsidR="00FB08AB" w:rsidRPr="005F71BC" w:rsidRDefault="00FB08AB" w:rsidP="00B624F4">
                <w:pPr>
                  <w:rPr>
                    <w:rFonts w:ascii="Arial" w:hAnsi="Arial" w:cs="Arial"/>
                    <w:sz w:val="24"/>
                    <w:szCs w:val="24"/>
                  </w:rPr>
                </w:pPr>
                <w:r>
                  <w:rPr>
                    <w:rFonts w:ascii="Arial" w:hAnsi="Arial" w:cs="Arial"/>
                    <w:sz w:val="24"/>
                    <w:szCs w:val="24"/>
                  </w:rPr>
                  <w:t>Sections</w:t>
                </w:r>
              </w:p>
            </w:tc>
            <w:tc>
              <w:tcPr>
                <w:tcW w:w="0" w:type="auto"/>
                <w:tcBorders>
                  <w:bottom w:val="single" w:sz="4" w:space="0" w:color="auto"/>
                </w:tcBorders>
                <w:vAlign w:val="center"/>
                <w:hideMark/>
                <w:tcPrChange w:id="305" w:author="Codex" w:date="2026-10-27T02:34:00Z">
                  <w:tcPr>
                    <w:tcW w:w="0" w:type="auto"/>
                    <w:hideMark/>
                  </w:tcPr>
                </w:tcPrChange>
              </w:tcPr>
              <w:p w14:paraId="56F7ACCF" w14:textId="77777777" w:rsidR="00FB08AB" w:rsidRPr="005F71BC" w:rsidRDefault="00FB08AB" w:rsidP="00B624F4">
                <w:pPr>
                  <w:rPr>
                    <w:rFonts w:ascii="Arial" w:hAnsi="Arial" w:cs="Arial"/>
                    <w:sz w:val="24"/>
                    <w:szCs w:val="24"/>
                  </w:rPr>
                </w:pPr>
                <w:r>
                  <w:rPr>
                    <w:rFonts w:ascii="Arial" w:hAnsi="Arial" w:cs="Arial"/>
                    <w:sz w:val="24"/>
                    <w:szCs w:val="24"/>
                  </w:rPr>
                  <w:t>Enrollment per Section</w:t>
                </w:r>
              </w:p>
            </w:tc>
            <w:tc>
              <w:tcPr>
                <w:tcW w:w="0" w:type="auto"/>
                <w:tcBorders>
                  <w:bottom w:val="single" w:sz="4" w:space="0" w:color="auto"/>
                </w:tcBorders>
                <w:vAlign w:val="center"/>
                <w:hideMark/>
                <w:tcPrChange w:id="306" w:author="Codex" w:date="2026-10-27T02:34:00Z">
                  <w:tcPr>
                    <w:tcW w:w="0" w:type="auto"/>
                    <w:hideMark/>
                  </w:tcPr>
                </w:tcPrChange>
              </w:tcPr>
              <w:p w14:paraId="76AD7257" w14:textId="77777777" w:rsidR="00FB08AB" w:rsidRPr="005F71BC" w:rsidRDefault="00FB08AB" w:rsidP="00B624F4">
                <w:pPr>
                  <w:rPr>
                    <w:rFonts w:ascii="Arial" w:hAnsi="Arial" w:cs="Arial"/>
                    <w:sz w:val="24"/>
                    <w:szCs w:val="24"/>
                  </w:rPr>
                </w:pPr>
                <w:r>
                  <w:rPr>
                    <w:rFonts w:ascii="Arial" w:hAnsi="Arial" w:cs="Arial"/>
                    <w:sz w:val="24"/>
                    <w:szCs w:val="24"/>
                  </w:rPr>
                  <w:t>Contact Hours per Student</w:t>
                </w:r>
              </w:p>
            </w:tc>
            <w:tc>
              <w:tcPr>
                <w:tcW w:w="0" w:type="auto"/>
                <w:tcBorders>
                  <w:bottom w:val="single" w:sz="4" w:space="0" w:color="auto"/>
                </w:tcBorders>
                <w:vAlign w:val="center"/>
                <w:hideMark/>
                <w:tcPrChange w:id="307" w:author="Codex" w:date="2026-10-27T02:34:00Z">
                  <w:tcPr>
                    <w:tcW w:w="0" w:type="auto"/>
                    <w:hideMark/>
                  </w:tcPr>
                </w:tcPrChange>
              </w:tcPr>
              <w:p w14:paraId="77085815" w14:textId="77777777" w:rsidR="00FB08AB" w:rsidRPr="005F71BC" w:rsidRDefault="00FB08AB" w:rsidP="00B624F4">
                <w:pPr>
                  <w:rPr>
                    <w:rFonts w:ascii="Arial" w:hAnsi="Arial" w:cs="Arial"/>
                    <w:sz w:val="24"/>
                    <w:szCs w:val="24"/>
                  </w:rPr>
                </w:pPr>
                <w:r>
                  <w:rPr>
                    <w:rFonts w:ascii="Arial" w:hAnsi="Arial" w:cs="Arial"/>
                    <w:sz w:val="24"/>
                    <w:szCs w:val="24"/>
                  </w:rPr>
                  <w:t>Total Contact Hours</w:t>
                </w:r>
              </w:p>
            </w:tc>
            <w:tc>
              <w:tcPr>
                <w:tcW w:w="0" w:type="auto"/>
                <w:tcBorders>
                  <w:bottom w:val="single" w:sz="4" w:space="0" w:color="auto"/>
                </w:tcBorders>
                <w:vAlign w:val="center"/>
                <w:hideMark/>
                <w:tcPrChange w:id="308" w:author="Codex" w:date="2026-10-27T02:34:00Z">
                  <w:tcPr>
                    <w:tcW w:w="0" w:type="auto"/>
                    <w:hideMark/>
                  </w:tcPr>
                </w:tcPrChange>
              </w:tcPr>
              <w:p w14:paraId="16280DCD" w14:textId="77777777" w:rsidR="00FB08AB" w:rsidRPr="005F71BC" w:rsidRDefault="00FB08AB" w:rsidP="00B624F4">
                <w:pPr>
                  <w:rPr>
                    <w:rFonts w:ascii="Arial" w:hAnsi="Arial" w:cs="Arial"/>
                    <w:sz w:val="24"/>
                    <w:szCs w:val="24"/>
                  </w:rPr>
                </w:pPr>
                <w:r>
                  <w:rPr>
                    <w:rFonts w:ascii="Arial" w:hAnsi="Arial" w:cs="Arial"/>
                    <w:sz w:val="24"/>
                    <w:szCs w:val="24"/>
                  </w:rPr>
                  <w:t>Estimated FTES</w:t>
                </w:r>
              </w:p>
            </w:tc>
          </w:tr>
          <w:tr w:rsidR="00FB08AB" w:rsidRPr="005F71BC" w14:paraId="3C2C3D76" w14:textId="77777777" w:rsidTr="00B624F4">
            <w:trPr>
              <w:cantSplit/>
              <w:tblCellSpacing w:w="15" w:type="dxa"/>
              <w:trPrChange w:id="309" w:author="Codex" w:date="2026-10-27T02:34:00Z">
                <w:trPr>
                  <w:gridAfter w:val="6"/>
                  <w:tblCellSpacing w:w="15" w:type="dxa"/>
                </w:trPr>
              </w:trPrChange>
            </w:trPr>
            <w:tc>
              <w:tcPr>
                <w:tcW w:w="0" w:type="auto"/>
                <w:vAlign w:val="center"/>
                <w:hideMark/>
                <w:tcPrChange w:id="310" w:author="Codex" w:date="2026-10-27T02:34:00Z">
                  <w:tcPr>
                    <w:tcW w:w="0" w:type="auto"/>
                    <w:hideMark/>
                  </w:tcPr>
                </w:tcPrChange>
              </w:tcPr>
              <w:p w14:paraId="156B9562" w14:textId="77777777" w:rsidR="00FB08AB" w:rsidRPr="005F71BC" w:rsidRDefault="00FB08AB" w:rsidP="00B624F4">
                <w:pPr>
                  <w:rPr>
                    <w:rFonts w:ascii="Arial" w:hAnsi="Arial" w:cs="Arial"/>
                    <w:sz w:val="24"/>
                    <w:szCs w:val="24"/>
                  </w:rPr>
                </w:pPr>
                <w:r>
                  <w:rPr>
                    <w:rFonts w:ascii="Arial" w:hAnsi="Arial" w:cs="Arial"/>
                    <w:sz w:val="24"/>
                    <w:szCs w:val="24"/>
                  </w:rPr>
                  <w:t>AERO 100: Basic UAV Operator</w:t>
                </w:r>
              </w:p>
            </w:tc>
            <w:tc>
              <w:tcPr>
                <w:tcW w:w="0" w:type="auto"/>
                <w:vAlign w:val="center"/>
                <w:hideMark/>
                <w:tcPrChange w:id="311" w:author="Codex" w:date="2026-10-27T02:34:00Z">
                  <w:tcPr>
                    <w:tcW w:w="0" w:type="auto"/>
                    <w:hideMark/>
                  </w:tcPr>
                </w:tcPrChange>
              </w:tcPr>
              <w:p w14:paraId="5B4E9742" w14:textId="77777777" w:rsidR="00FB08AB" w:rsidRPr="005F71BC" w:rsidRDefault="00FB08AB" w:rsidP="00B624F4">
                <w:pPr>
                  <w:rPr>
                    <w:rFonts w:ascii="Arial" w:hAnsi="Arial" w:cs="Arial"/>
                    <w:sz w:val="24"/>
                    <w:szCs w:val="24"/>
                  </w:rPr>
                </w:pPr>
                <w:r>
                  <w:rPr>
                    <w:rFonts w:ascii="Arial" w:hAnsi="Arial" w:cs="Arial"/>
                    <w:sz w:val="24"/>
                    <w:szCs w:val="24"/>
                  </w:rPr>
                  <w:t>3</w:t>
                </w:r>
              </w:p>
            </w:tc>
            <w:tc>
              <w:tcPr>
                <w:tcW w:w="0" w:type="auto"/>
                <w:vAlign w:val="center"/>
                <w:hideMark/>
                <w:tcPrChange w:id="312" w:author="Codex" w:date="2026-10-27T02:34:00Z">
                  <w:tcPr>
                    <w:tcW w:w="0" w:type="auto"/>
                    <w:hideMark/>
                  </w:tcPr>
                </w:tcPrChange>
              </w:tcPr>
              <w:p w14:paraId="710DA3D4" w14:textId="77777777" w:rsidR="00FB08AB" w:rsidRPr="005F71BC" w:rsidRDefault="00FB08AB" w:rsidP="00B624F4">
                <w:pPr>
                  <w:rPr>
                    <w:rFonts w:ascii="Arial" w:hAnsi="Arial" w:cs="Arial"/>
                    <w:sz w:val="24"/>
                    <w:szCs w:val="24"/>
                  </w:rPr>
                </w:pPr>
                <w:r>
                  <w:rPr>
                    <w:rFonts w:ascii="Arial" w:hAnsi="Arial" w:cs="Arial"/>
                    <w:sz w:val="24"/>
                    <w:szCs w:val="24"/>
                  </w:rPr>
                  <w:t>25</w:t>
                </w:r>
              </w:p>
            </w:tc>
            <w:tc>
              <w:tcPr>
                <w:tcW w:w="0" w:type="auto"/>
                <w:vAlign w:val="center"/>
                <w:hideMark/>
                <w:tcPrChange w:id="313" w:author="Codex" w:date="2026-10-27T02:34:00Z">
                  <w:tcPr>
                    <w:tcW w:w="0" w:type="auto"/>
                    <w:hideMark/>
                  </w:tcPr>
                </w:tcPrChange>
              </w:tcPr>
              <w:p w14:paraId="3352E896"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314" w:author="Codex" w:date="2026-10-27T02:34:00Z">
                  <w:tcPr>
                    <w:tcW w:w="0" w:type="auto"/>
                    <w:hideMark/>
                  </w:tcPr>
                </w:tcPrChange>
              </w:tcPr>
              <w:p w14:paraId="0EB1A3FA" w14:textId="77777777" w:rsidR="00FB08AB" w:rsidRPr="005F71BC" w:rsidRDefault="00FB08AB" w:rsidP="00B624F4">
                <w:pPr>
                  <w:rPr>
                    <w:rFonts w:ascii="Arial" w:hAnsi="Arial" w:cs="Arial"/>
                    <w:sz w:val="24"/>
                    <w:szCs w:val="24"/>
                  </w:rPr>
                </w:pPr>
                <w:r>
                  <w:rPr>
                    <w:rFonts w:ascii="Arial" w:hAnsi="Arial" w:cs="Arial"/>
                    <w:sz w:val="24"/>
                    <w:szCs w:val="24"/>
                  </w:rPr>
                  <w:t>6,750</w:t>
                </w:r>
              </w:p>
            </w:tc>
            <w:tc>
              <w:tcPr>
                <w:tcW w:w="0" w:type="auto"/>
                <w:vAlign w:val="center"/>
                <w:hideMark/>
                <w:tcPrChange w:id="315" w:author="Codex" w:date="2026-10-27T02:34:00Z">
                  <w:tcPr>
                    <w:tcW w:w="0" w:type="auto"/>
                    <w:hideMark/>
                  </w:tcPr>
                </w:tcPrChange>
              </w:tcPr>
              <w:p w14:paraId="4FEC6D5C" w14:textId="77777777" w:rsidR="00FB08AB" w:rsidRPr="005F71BC" w:rsidRDefault="00FB08AB" w:rsidP="00B624F4">
                <w:pPr>
                  <w:rPr>
                    <w:rFonts w:ascii="Arial" w:hAnsi="Arial" w:cs="Arial"/>
                    <w:sz w:val="24"/>
                    <w:szCs w:val="24"/>
                  </w:rPr>
                </w:pPr>
                <w:r>
                  <w:rPr>
                    <w:rFonts w:ascii="Arial" w:hAnsi="Arial" w:cs="Arial"/>
                    <w:sz w:val="24"/>
                    <w:szCs w:val="24"/>
                  </w:rPr>
                  <w:t>12.86</w:t>
                </w:r>
              </w:p>
            </w:tc>
          </w:tr>
          <w:tr w:rsidR="00FB08AB" w:rsidRPr="005F71BC" w14:paraId="7DA49AAB" w14:textId="77777777" w:rsidTr="00B624F4">
            <w:trPr>
              <w:cantSplit/>
              <w:tblCellSpacing w:w="15" w:type="dxa"/>
              <w:trPrChange w:id="316" w:author="Codex" w:date="2026-10-27T02:34:00Z">
                <w:trPr>
                  <w:gridAfter w:val="6"/>
                  <w:tblCellSpacing w:w="15" w:type="dxa"/>
                </w:trPr>
              </w:trPrChange>
            </w:trPr>
            <w:tc>
              <w:tcPr>
                <w:tcW w:w="0" w:type="auto"/>
                <w:vAlign w:val="center"/>
                <w:hideMark/>
                <w:tcPrChange w:id="317" w:author="Codex" w:date="2026-10-27T02:34:00Z">
                  <w:tcPr>
                    <w:tcW w:w="0" w:type="auto"/>
                    <w:hideMark/>
                  </w:tcPr>
                </w:tcPrChange>
              </w:tcPr>
              <w:p w14:paraId="083EA5F2" w14:textId="77777777" w:rsidR="00FB08AB" w:rsidRPr="005F71BC" w:rsidRDefault="00FB08AB" w:rsidP="00B624F4">
                <w:pPr>
                  <w:rPr>
                    <w:rFonts w:ascii="Arial" w:hAnsi="Arial" w:cs="Arial"/>
                    <w:sz w:val="24"/>
                    <w:szCs w:val="24"/>
                  </w:rPr>
                </w:pPr>
                <w:r>
                  <w:rPr>
                    <w:rFonts w:ascii="Arial" w:hAnsi="Arial" w:cs="Arial"/>
                    <w:sz w:val="24"/>
                    <w:szCs w:val="24"/>
                  </w:rPr>
                  <w:lastRenderedPageBreak/>
                  <w:t>AERO 151: Advanced Drone Regulations and Safety Management</w:t>
                </w:r>
              </w:p>
            </w:tc>
            <w:tc>
              <w:tcPr>
                <w:tcW w:w="0" w:type="auto"/>
                <w:vAlign w:val="center"/>
                <w:hideMark/>
                <w:tcPrChange w:id="318" w:author="Codex" w:date="2026-10-27T02:34:00Z">
                  <w:tcPr>
                    <w:tcW w:w="0" w:type="auto"/>
                    <w:hideMark/>
                  </w:tcPr>
                </w:tcPrChange>
              </w:tcPr>
              <w:p w14:paraId="6670F2BA"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319" w:author="Codex" w:date="2026-10-27T02:34:00Z">
                  <w:tcPr>
                    <w:tcW w:w="0" w:type="auto"/>
                    <w:hideMark/>
                  </w:tcPr>
                </w:tcPrChange>
              </w:tcPr>
              <w:p w14:paraId="161CC428"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320" w:author="Codex" w:date="2026-10-27T02:34:00Z">
                  <w:tcPr>
                    <w:tcW w:w="0" w:type="auto"/>
                    <w:hideMark/>
                  </w:tcPr>
                </w:tcPrChange>
              </w:tcPr>
              <w:p w14:paraId="689DEC4C" w14:textId="77777777" w:rsidR="00FB08AB" w:rsidRPr="005F71BC" w:rsidRDefault="00FB08AB" w:rsidP="00B624F4">
                <w:pPr>
                  <w:rPr>
                    <w:rFonts w:ascii="Arial" w:hAnsi="Arial" w:cs="Arial"/>
                    <w:sz w:val="24"/>
                    <w:szCs w:val="24"/>
                  </w:rPr>
                </w:pPr>
                <w:commentRangeStart w:id="321"/>
                <w:del w:id="322" w:author="Codex" w:date="2026-10-27T04:32:00Z">
                  <w:r>
                    <w:rPr>
                      <w:rFonts w:ascii="Arial" w:hAnsi="Arial" w:cs="Arial"/>
                      <w:sz w:val="24"/>
                      <w:szCs w:val="24"/>
                    </w:rPr>
                    <w:delText>36</w:delText>
                  </w:r>
                </w:del>
                <w:ins w:id="323" w:author="Codex" w:date="2026-10-27T04:32:00Z">
                  <w:r>
                    <w:rPr>
                      <w:rFonts w:ascii="Arial" w:hAnsi="Arial" w:cs="Arial"/>
                      <w:sz w:val="24"/>
                      <w:szCs w:val="24"/>
                    </w:rPr>
                    <w:t>72</w:t>
                  </w:r>
                </w:ins>
                <w:commentRangeEnd w:id="321"/>
                <w:r w:rsidR="00BC31A2" w:rsidRPr="005F71BC">
                  <w:rPr>
                    <w:rStyle w:val="CommentReference"/>
                    <w:rFonts w:ascii="Arial" w:hAnsi="Arial" w:cs="Arial"/>
                    <w:sz w:val="24"/>
                    <w:szCs w:val="24"/>
                  </w:rPr>
                  <w:commentReference w:id="321"/>
                </w:r>
              </w:p>
            </w:tc>
            <w:tc>
              <w:tcPr>
                <w:tcW w:w="0" w:type="auto"/>
                <w:vAlign w:val="center"/>
                <w:hideMark/>
                <w:tcPrChange w:id="324" w:author="Codex" w:date="2026-10-27T02:34:00Z">
                  <w:tcPr>
                    <w:tcW w:w="0" w:type="auto"/>
                    <w:hideMark/>
                  </w:tcPr>
                </w:tcPrChange>
              </w:tcPr>
              <w:p w14:paraId="0D7F218A" w14:textId="77777777" w:rsidR="00FB08AB" w:rsidRPr="005F71BC" w:rsidRDefault="00FB08AB" w:rsidP="00B624F4">
                <w:pPr>
                  <w:rPr>
                    <w:rFonts w:ascii="Arial" w:hAnsi="Arial" w:cs="Arial"/>
                    <w:sz w:val="24"/>
                    <w:szCs w:val="24"/>
                  </w:rPr>
                </w:pPr>
                <w:del w:id="325" w:author="Codex" w:date="2026-10-27T04:32:00Z">
                  <w:r>
                    <w:rPr>
                      <w:rFonts w:ascii="Arial" w:hAnsi="Arial" w:cs="Arial"/>
                      <w:sz w:val="24"/>
                      <w:szCs w:val="24"/>
                    </w:rPr>
                    <w:delText>1,440</w:delText>
                  </w:r>
                </w:del>
                <w:ins w:id="326" w:author="Codex" w:date="2026-10-27T04:32:00Z">
                  <w:r>
                    <w:rPr>
                      <w:rFonts w:ascii="Arial" w:hAnsi="Arial" w:cs="Arial"/>
                      <w:sz w:val="24"/>
                      <w:szCs w:val="24"/>
                    </w:rPr>
                    <w:t>2,880</w:t>
                  </w:r>
                </w:ins>
              </w:p>
            </w:tc>
            <w:tc>
              <w:tcPr>
                <w:tcW w:w="0" w:type="auto"/>
                <w:vAlign w:val="center"/>
                <w:hideMark/>
                <w:tcPrChange w:id="327" w:author="Codex" w:date="2026-10-27T02:34:00Z">
                  <w:tcPr>
                    <w:tcW w:w="0" w:type="auto"/>
                    <w:hideMark/>
                  </w:tcPr>
                </w:tcPrChange>
              </w:tcPr>
              <w:p w14:paraId="61365D42" w14:textId="77777777" w:rsidR="00FB08AB" w:rsidRPr="005F71BC" w:rsidRDefault="00FB08AB" w:rsidP="00B624F4">
                <w:pPr>
                  <w:rPr>
                    <w:rFonts w:ascii="Arial" w:hAnsi="Arial" w:cs="Arial"/>
                    <w:sz w:val="24"/>
                    <w:szCs w:val="24"/>
                  </w:rPr>
                </w:pPr>
                <w:del w:id="328" w:author="Codex" w:date="2026-10-27T04:32:00Z">
                  <w:r>
                    <w:rPr>
                      <w:rFonts w:ascii="Arial" w:hAnsi="Arial" w:cs="Arial"/>
                      <w:sz w:val="24"/>
                      <w:szCs w:val="24"/>
                    </w:rPr>
                    <w:delText>2.74</w:delText>
                  </w:r>
                </w:del>
                <w:ins w:id="329" w:author="Codex" w:date="2026-10-27T04:32:00Z">
                  <w:r>
                    <w:rPr>
                      <w:rFonts w:ascii="Arial" w:hAnsi="Arial" w:cs="Arial"/>
                      <w:sz w:val="24"/>
                      <w:szCs w:val="24"/>
                    </w:rPr>
                    <w:t>5.49</w:t>
                  </w:r>
                </w:ins>
              </w:p>
            </w:tc>
          </w:tr>
          <w:tr w:rsidR="00FB08AB" w:rsidRPr="005F71BC" w14:paraId="4B29FF14" w14:textId="77777777" w:rsidTr="00B624F4">
            <w:trPr>
              <w:cantSplit/>
              <w:tblCellSpacing w:w="15" w:type="dxa"/>
              <w:trPrChange w:id="330" w:author="Codex" w:date="2026-10-27T02:34:00Z">
                <w:trPr>
                  <w:gridAfter w:val="6"/>
                  <w:tblCellSpacing w:w="15" w:type="dxa"/>
                </w:trPr>
              </w:trPrChange>
            </w:trPr>
            <w:tc>
              <w:tcPr>
                <w:tcW w:w="0" w:type="auto"/>
                <w:vAlign w:val="center"/>
                <w:hideMark/>
                <w:tcPrChange w:id="331" w:author="Codex" w:date="2026-10-27T02:34:00Z">
                  <w:tcPr>
                    <w:tcW w:w="0" w:type="auto"/>
                    <w:hideMark/>
                  </w:tcPr>
                </w:tcPrChange>
              </w:tcPr>
              <w:p w14:paraId="2ECE8F54" w14:textId="77777777" w:rsidR="00FB08AB" w:rsidRPr="005F71BC" w:rsidRDefault="00FB08AB" w:rsidP="00B624F4">
                <w:pPr>
                  <w:rPr>
                    <w:rFonts w:ascii="Arial" w:hAnsi="Arial" w:cs="Arial"/>
                    <w:sz w:val="24"/>
                    <w:szCs w:val="24"/>
                  </w:rPr>
                </w:pPr>
                <w:r>
                  <w:rPr>
                    <w:rFonts w:ascii="Arial" w:hAnsi="Arial" w:cs="Arial"/>
                    <w:sz w:val="24"/>
                    <w:szCs w:val="24"/>
                  </w:rPr>
                  <w:t>AERO 161: Drone Applications in Geospatial Technology</w:t>
                </w:r>
              </w:p>
            </w:tc>
            <w:tc>
              <w:tcPr>
                <w:tcW w:w="0" w:type="auto"/>
                <w:vAlign w:val="center"/>
                <w:hideMark/>
                <w:tcPrChange w:id="332" w:author="Codex" w:date="2026-10-27T02:34:00Z">
                  <w:tcPr>
                    <w:tcW w:w="0" w:type="auto"/>
                    <w:hideMark/>
                  </w:tcPr>
                </w:tcPrChange>
              </w:tcPr>
              <w:p w14:paraId="455D5112"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333" w:author="Codex" w:date="2026-10-27T02:34:00Z">
                  <w:tcPr>
                    <w:tcW w:w="0" w:type="auto"/>
                    <w:hideMark/>
                  </w:tcPr>
                </w:tcPrChange>
              </w:tcPr>
              <w:p w14:paraId="27FC0B4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334" w:author="Codex" w:date="2026-10-27T02:34:00Z">
                  <w:tcPr>
                    <w:tcW w:w="0" w:type="auto"/>
                    <w:hideMark/>
                  </w:tcPr>
                </w:tcPrChange>
              </w:tcPr>
              <w:p w14:paraId="0B49D101"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335" w:author="Codex" w:date="2026-10-27T02:34:00Z">
                  <w:tcPr>
                    <w:tcW w:w="0" w:type="auto"/>
                    <w:hideMark/>
                  </w:tcPr>
                </w:tcPrChange>
              </w:tcPr>
              <w:p w14:paraId="29E3D2E7"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Change w:id="336" w:author="Codex" w:date="2026-10-27T02:34:00Z">
                  <w:tcPr>
                    <w:tcW w:w="0" w:type="auto"/>
                    <w:hideMark/>
                  </w:tcPr>
                </w:tcPrChange>
              </w:tcPr>
              <w:p w14:paraId="241EC2F5"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791EAC32" w14:textId="77777777" w:rsidTr="00B624F4">
            <w:trPr>
              <w:cantSplit/>
              <w:tblCellSpacing w:w="15" w:type="dxa"/>
              <w:trPrChange w:id="337" w:author="Codex" w:date="2026-10-27T02:34:00Z">
                <w:trPr>
                  <w:gridAfter w:val="6"/>
                  <w:tblCellSpacing w:w="15" w:type="dxa"/>
                </w:trPr>
              </w:trPrChange>
            </w:trPr>
            <w:tc>
              <w:tcPr>
                <w:tcW w:w="0" w:type="auto"/>
                <w:vAlign w:val="center"/>
                <w:hideMark/>
                <w:tcPrChange w:id="338" w:author="Codex" w:date="2026-10-27T02:34:00Z">
                  <w:tcPr>
                    <w:tcW w:w="0" w:type="auto"/>
                    <w:hideMark/>
                  </w:tcPr>
                </w:tcPrChange>
              </w:tcPr>
              <w:p w14:paraId="252B8672" w14:textId="77777777" w:rsidR="00FB08AB" w:rsidRPr="005F71BC" w:rsidRDefault="00FB08AB" w:rsidP="00B624F4">
                <w:pPr>
                  <w:rPr>
                    <w:rFonts w:ascii="Arial" w:hAnsi="Arial" w:cs="Arial"/>
                    <w:sz w:val="24"/>
                    <w:szCs w:val="24"/>
                  </w:rPr>
                </w:pPr>
                <w:r>
                  <w:rPr>
                    <w:rFonts w:ascii="Arial" w:hAnsi="Arial" w:cs="Arial"/>
                    <w:sz w:val="24"/>
                    <w:szCs w:val="24"/>
                  </w:rPr>
                  <w:t>AERO 162: Drone Applications in Precision Agriculture</w:t>
                </w:r>
              </w:p>
            </w:tc>
            <w:tc>
              <w:tcPr>
                <w:tcW w:w="0" w:type="auto"/>
                <w:vAlign w:val="center"/>
                <w:hideMark/>
                <w:tcPrChange w:id="339" w:author="Codex" w:date="2026-10-27T02:34:00Z">
                  <w:tcPr>
                    <w:tcW w:w="0" w:type="auto"/>
                    <w:hideMark/>
                  </w:tcPr>
                </w:tcPrChange>
              </w:tcPr>
              <w:p w14:paraId="11D197A3"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340" w:author="Codex" w:date="2026-10-27T02:34:00Z">
                  <w:tcPr>
                    <w:tcW w:w="0" w:type="auto"/>
                    <w:hideMark/>
                  </w:tcPr>
                </w:tcPrChange>
              </w:tcPr>
              <w:p w14:paraId="30B301FC"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341" w:author="Codex" w:date="2026-10-27T02:34:00Z">
                  <w:tcPr>
                    <w:tcW w:w="0" w:type="auto"/>
                    <w:hideMark/>
                  </w:tcPr>
                </w:tcPrChange>
              </w:tcPr>
              <w:p w14:paraId="5E5FFC1C"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342" w:author="Codex" w:date="2026-10-27T02:34:00Z">
                  <w:tcPr>
                    <w:tcW w:w="0" w:type="auto"/>
                    <w:hideMark/>
                  </w:tcPr>
                </w:tcPrChange>
              </w:tcPr>
              <w:p w14:paraId="235796AA"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Change w:id="343" w:author="Codex" w:date="2026-10-27T02:34:00Z">
                  <w:tcPr>
                    <w:tcW w:w="0" w:type="auto"/>
                    <w:hideMark/>
                  </w:tcPr>
                </w:tcPrChange>
              </w:tcPr>
              <w:p w14:paraId="723BBF16"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658CF8A4" w14:textId="77777777" w:rsidTr="00B624F4">
            <w:trPr>
              <w:cantSplit/>
              <w:tblCellSpacing w:w="15" w:type="dxa"/>
              <w:trPrChange w:id="344" w:author="Codex" w:date="2026-10-27T02:34:00Z">
                <w:trPr>
                  <w:gridAfter w:val="6"/>
                  <w:tblCellSpacing w:w="15" w:type="dxa"/>
                </w:trPr>
              </w:trPrChange>
            </w:trPr>
            <w:tc>
              <w:tcPr>
                <w:tcW w:w="0" w:type="auto"/>
                <w:vAlign w:val="center"/>
                <w:hideMark/>
                <w:tcPrChange w:id="345" w:author="Codex" w:date="2026-10-27T02:34:00Z">
                  <w:tcPr>
                    <w:tcW w:w="0" w:type="auto"/>
                    <w:hideMark/>
                  </w:tcPr>
                </w:tcPrChange>
              </w:tcPr>
              <w:p w14:paraId="28C0E816" w14:textId="77777777" w:rsidR="00FB08AB" w:rsidRPr="005F71BC" w:rsidRDefault="00FB08AB" w:rsidP="00B624F4">
                <w:pPr>
                  <w:rPr>
                    <w:rFonts w:ascii="Arial" w:hAnsi="Arial" w:cs="Arial"/>
                    <w:sz w:val="24"/>
                    <w:szCs w:val="24"/>
                  </w:rPr>
                </w:pPr>
                <w:r>
                  <w:rPr>
                    <w:rFonts w:ascii="Arial" w:hAnsi="Arial" w:cs="Arial"/>
                    <w:sz w:val="24"/>
                    <w:szCs w:val="24"/>
                  </w:rPr>
                  <w:t>AERO 163: Drone Applications in Public Safety</w:t>
                </w:r>
              </w:p>
            </w:tc>
            <w:tc>
              <w:tcPr>
                <w:tcW w:w="0" w:type="auto"/>
                <w:vAlign w:val="center"/>
                <w:hideMark/>
                <w:tcPrChange w:id="346" w:author="Codex" w:date="2026-10-27T02:34:00Z">
                  <w:tcPr>
                    <w:tcW w:w="0" w:type="auto"/>
                    <w:hideMark/>
                  </w:tcPr>
                </w:tcPrChange>
              </w:tcPr>
              <w:p w14:paraId="0B945974" w14:textId="77777777" w:rsidR="00FB08AB" w:rsidRPr="005F71BC" w:rsidRDefault="00FB08AB" w:rsidP="00B624F4">
                <w:pPr>
                  <w:rPr>
                    <w:rFonts w:ascii="Arial" w:hAnsi="Arial" w:cs="Arial"/>
                    <w:sz w:val="24"/>
                    <w:szCs w:val="24"/>
                  </w:rPr>
                </w:pPr>
                <w:r>
                  <w:rPr>
                    <w:rFonts w:ascii="Arial" w:hAnsi="Arial" w:cs="Arial"/>
                    <w:sz w:val="24"/>
                    <w:szCs w:val="24"/>
                  </w:rPr>
                  <w:t>2</w:t>
                </w:r>
              </w:p>
            </w:tc>
            <w:tc>
              <w:tcPr>
                <w:tcW w:w="0" w:type="auto"/>
                <w:vAlign w:val="center"/>
                <w:hideMark/>
                <w:tcPrChange w:id="347" w:author="Codex" w:date="2026-10-27T02:34:00Z">
                  <w:tcPr>
                    <w:tcW w:w="0" w:type="auto"/>
                    <w:hideMark/>
                  </w:tcPr>
                </w:tcPrChange>
              </w:tcPr>
              <w:p w14:paraId="5538793A" w14:textId="77777777" w:rsidR="00FB08AB" w:rsidRPr="005F71BC" w:rsidRDefault="00FB08AB" w:rsidP="00B624F4">
                <w:pPr>
                  <w:rPr>
                    <w:rFonts w:ascii="Arial" w:hAnsi="Arial" w:cs="Arial"/>
                    <w:sz w:val="24"/>
                    <w:szCs w:val="24"/>
                  </w:rPr>
                </w:pPr>
                <w:r>
                  <w:rPr>
                    <w:rFonts w:ascii="Arial" w:hAnsi="Arial" w:cs="Arial"/>
                    <w:sz w:val="24"/>
                    <w:szCs w:val="24"/>
                  </w:rPr>
                  <w:t>20</w:t>
                </w:r>
              </w:p>
            </w:tc>
            <w:tc>
              <w:tcPr>
                <w:tcW w:w="0" w:type="auto"/>
                <w:vAlign w:val="center"/>
                <w:hideMark/>
                <w:tcPrChange w:id="348" w:author="Codex" w:date="2026-10-27T02:34:00Z">
                  <w:tcPr>
                    <w:tcW w:w="0" w:type="auto"/>
                    <w:hideMark/>
                  </w:tcPr>
                </w:tcPrChange>
              </w:tcPr>
              <w:p w14:paraId="728F87D9" w14:textId="77777777" w:rsidR="00FB08AB" w:rsidRPr="005F71BC" w:rsidRDefault="00FB08AB" w:rsidP="00B624F4">
                <w:pPr>
                  <w:rPr>
                    <w:rFonts w:ascii="Arial" w:hAnsi="Arial" w:cs="Arial"/>
                    <w:sz w:val="24"/>
                    <w:szCs w:val="24"/>
                  </w:rPr>
                </w:pPr>
                <w:r>
                  <w:rPr>
                    <w:rFonts w:ascii="Arial" w:hAnsi="Arial" w:cs="Arial"/>
                    <w:sz w:val="24"/>
                    <w:szCs w:val="24"/>
                  </w:rPr>
                  <w:t>90</w:t>
                </w:r>
              </w:p>
            </w:tc>
            <w:tc>
              <w:tcPr>
                <w:tcW w:w="0" w:type="auto"/>
                <w:vAlign w:val="center"/>
                <w:hideMark/>
                <w:tcPrChange w:id="349" w:author="Codex" w:date="2026-10-27T02:34:00Z">
                  <w:tcPr>
                    <w:tcW w:w="0" w:type="auto"/>
                    <w:hideMark/>
                  </w:tcPr>
                </w:tcPrChange>
              </w:tcPr>
              <w:p w14:paraId="075B919D" w14:textId="77777777" w:rsidR="00FB08AB" w:rsidRPr="005F71BC" w:rsidRDefault="00FB08AB" w:rsidP="00B624F4">
                <w:pPr>
                  <w:rPr>
                    <w:rFonts w:ascii="Arial" w:hAnsi="Arial" w:cs="Arial"/>
                    <w:sz w:val="24"/>
                    <w:szCs w:val="24"/>
                  </w:rPr>
                </w:pPr>
                <w:r>
                  <w:rPr>
                    <w:rFonts w:ascii="Arial" w:hAnsi="Arial" w:cs="Arial"/>
                    <w:sz w:val="24"/>
                    <w:szCs w:val="24"/>
                  </w:rPr>
                  <w:t>3,600</w:t>
                </w:r>
              </w:p>
            </w:tc>
            <w:tc>
              <w:tcPr>
                <w:tcW w:w="0" w:type="auto"/>
                <w:vAlign w:val="center"/>
                <w:hideMark/>
                <w:tcPrChange w:id="350" w:author="Codex" w:date="2026-10-27T02:34:00Z">
                  <w:tcPr>
                    <w:tcW w:w="0" w:type="auto"/>
                    <w:hideMark/>
                  </w:tcPr>
                </w:tcPrChange>
              </w:tcPr>
              <w:p w14:paraId="5EEDD839" w14:textId="77777777" w:rsidR="00FB08AB" w:rsidRPr="005F71BC" w:rsidRDefault="00FB08AB" w:rsidP="00B624F4">
                <w:pPr>
                  <w:rPr>
                    <w:rFonts w:ascii="Arial" w:hAnsi="Arial" w:cs="Arial"/>
                    <w:sz w:val="24"/>
                    <w:szCs w:val="24"/>
                  </w:rPr>
                </w:pPr>
                <w:r>
                  <w:rPr>
                    <w:rFonts w:ascii="Arial" w:hAnsi="Arial" w:cs="Arial"/>
                    <w:sz w:val="24"/>
                    <w:szCs w:val="24"/>
                  </w:rPr>
                  <w:t>6.86</w:t>
                </w:r>
              </w:p>
            </w:tc>
          </w:tr>
          <w:tr w:rsidR="00FB08AB" w:rsidRPr="005F71BC" w14:paraId="4C83C70E" w14:textId="77777777" w:rsidTr="00B624F4">
            <w:trPr>
              <w:cantSplit/>
              <w:tblCellSpacing w:w="15" w:type="dxa"/>
              <w:trPrChange w:id="351" w:author="Codex" w:date="2026-10-27T02:34:00Z">
                <w:trPr>
                  <w:gridAfter w:val="6"/>
                  <w:tblCellSpacing w:w="15" w:type="dxa"/>
                </w:trPr>
              </w:trPrChange>
            </w:trPr>
            <w:tc>
              <w:tcPr>
                <w:tcW w:w="0" w:type="auto"/>
                <w:vAlign w:val="center"/>
                <w:hideMark/>
                <w:tcPrChange w:id="352" w:author="Codex" w:date="2026-10-27T02:34:00Z">
                  <w:tcPr>
                    <w:tcW w:w="0" w:type="auto"/>
                    <w:hideMark/>
                  </w:tcPr>
                </w:tcPrChange>
              </w:tcPr>
              <w:p w14:paraId="6C2BA808" w14:textId="77777777" w:rsidR="00FB08AB" w:rsidRPr="005F71BC" w:rsidRDefault="00FB08AB" w:rsidP="00B624F4">
                <w:pPr>
                  <w:rPr>
                    <w:rFonts w:ascii="Arial" w:hAnsi="Arial" w:cs="Arial"/>
                    <w:sz w:val="24"/>
                    <w:szCs w:val="24"/>
                  </w:rPr>
                </w:pPr>
                <w:r>
                  <w:rPr>
                    <w:rFonts w:ascii="Arial" w:hAnsi="Arial" w:cs="Arial"/>
                    <w:b/>
                    <w:bCs/>
                    <w:sz w:val="24"/>
                    <w:szCs w:val="24"/>
                  </w:rPr>
                  <w:t>Year 5 Total</w:t>
                </w:r>
              </w:p>
            </w:tc>
            <w:tc>
              <w:tcPr>
                <w:tcW w:w="0" w:type="auto"/>
                <w:vAlign w:val="center"/>
                <w:hideMark/>
                <w:tcPrChange w:id="353" w:author="Codex" w:date="2026-10-27T02:34:00Z">
                  <w:tcPr>
                    <w:tcW w:w="0" w:type="auto"/>
                    <w:hideMark/>
                  </w:tcPr>
                </w:tcPrChange>
              </w:tcPr>
              <w:p w14:paraId="61DA2FCB" w14:textId="77777777" w:rsidR="00FB08AB" w:rsidRPr="005F71BC" w:rsidRDefault="00FB08AB" w:rsidP="00B624F4">
                <w:pPr>
                  <w:rPr>
                    <w:rFonts w:ascii="Arial" w:hAnsi="Arial" w:cs="Arial"/>
                    <w:sz w:val="24"/>
                    <w:szCs w:val="24"/>
                  </w:rPr>
                </w:pPr>
                <w:r>
                  <w:rPr>
                    <w:rFonts w:ascii="Arial" w:hAnsi="Arial" w:cs="Arial"/>
                    <w:b/>
                    <w:bCs/>
                    <w:sz w:val="24"/>
                    <w:szCs w:val="24"/>
                  </w:rPr>
                  <w:t>11</w:t>
                </w:r>
              </w:p>
            </w:tc>
            <w:tc>
              <w:tcPr>
                <w:tcW w:w="0" w:type="auto"/>
                <w:vAlign w:val="center"/>
                <w:hideMark/>
                <w:tcPrChange w:id="354" w:author="Codex" w:date="2026-10-27T02:34:00Z">
                  <w:tcPr>
                    <w:tcW w:w="0" w:type="auto"/>
                    <w:hideMark/>
                  </w:tcPr>
                </w:tcPrChange>
              </w:tcPr>
              <w:p w14:paraId="0A686660" w14:textId="77777777" w:rsidR="00FB08AB" w:rsidRPr="005F71BC" w:rsidRDefault="00FB08AB" w:rsidP="00B624F4">
                <w:pPr>
                  <w:rPr>
                    <w:rFonts w:ascii="Arial" w:hAnsi="Arial" w:cs="Arial"/>
                    <w:sz w:val="24"/>
                    <w:szCs w:val="24"/>
                  </w:rPr>
                </w:pPr>
              </w:p>
            </w:tc>
            <w:tc>
              <w:tcPr>
                <w:tcW w:w="0" w:type="auto"/>
                <w:vAlign w:val="center"/>
                <w:hideMark/>
                <w:tcPrChange w:id="355" w:author="Codex" w:date="2026-10-27T02:34:00Z">
                  <w:tcPr>
                    <w:tcW w:w="0" w:type="auto"/>
                    <w:hideMark/>
                  </w:tcPr>
                </w:tcPrChange>
              </w:tcPr>
              <w:p w14:paraId="622C2C5E" w14:textId="77777777" w:rsidR="00FB08AB" w:rsidRPr="005F71BC" w:rsidRDefault="00FB08AB" w:rsidP="00B624F4">
                <w:pPr>
                  <w:rPr>
                    <w:rFonts w:ascii="Arial" w:hAnsi="Arial" w:cs="Arial"/>
                    <w:sz w:val="24"/>
                    <w:szCs w:val="24"/>
                  </w:rPr>
                </w:pPr>
              </w:p>
            </w:tc>
            <w:tc>
              <w:tcPr>
                <w:tcW w:w="0" w:type="auto"/>
                <w:vAlign w:val="center"/>
                <w:hideMark/>
                <w:tcPrChange w:id="356" w:author="Codex" w:date="2026-10-27T02:34:00Z">
                  <w:tcPr>
                    <w:tcW w:w="0" w:type="auto"/>
                    <w:hideMark/>
                  </w:tcPr>
                </w:tcPrChange>
              </w:tcPr>
              <w:p w14:paraId="53AEF487" w14:textId="77777777" w:rsidR="00FB08AB" w:rsidRPr="005F71BC" w:rsidRDefault="00FB08AB" w:rsidP="00B624F4">
                <w:pPr>
                  <w:rPr>
                    <w:rFonts w:ascii="Arial" w:hAnsi="Arial" w:cs="Arial"/>
                    <w:sz w:val="24"/>
                    <w:szCs w:val="24"/>
                  </w:rPr>
                </w:pPr>
                <w:del w:id="357" w:author="Codex" w:date="2026-10-27T04:32:00Z">
                  <w:r>
                    <w:rPr>
                      <w:rFonts w:ascii="Arial" w:hAnsi="Arial" w:cs="Arial"/>
                      <w:b/>
                      <w:bCs/>
                      <w:sz w:val="24"/>
                      <w:szCs w:val="24"/>
                    </w:rPr>
                    <w:delText>18,990</w:delText>
                  </w:r>
                </w:del>
                <w:ins w:id="358" w:author="Codex" w:date="2026-10-27T04:32:00Z">
                  <w:r>
                    <w:rPr>
                      <w:rFonts w:ascii="Arial" w:hAnsi="Arial" w:cs="Arial"/>
                      <w:b/>
                      <w:bCs/>
                      <w:sz w:val="24"/>
                      <w:szCs w:val="24"/>
                    </w:rPr>
                    <w:t>20,430</w:t>
                  </w:r>
                </w:ins>
              </w:p>
            </w:tc>
            <w:tc>
              <w:tcPr>
                <w:tcW w:w="0" w:type="auto"/>
                <w:vAlign w:val="center"/>
                <w:hideMark/>
                <w:tcPrChange w:id="359" w:author="Codex" w:date="2026-10-27T02:34:00Z">
                  <w:tcPr>
                    <w:tcW w:w="0" w:type="auto"/>
                    <w:hideMark/>
                  </w:tcPr>
                </w:tcPrChange>
              </w:tcPr>
              <w:p w14:paraId="79E7CBD6" w14:textId="77777777" w:rsidR="00FB08AB" w:rsidRPr="005F71BC" w:rsidRDefault="00FB08AB" w:rsidP="00B624F4">
                <w:pPr>
                  <w:rPr>
                    <w:rFonts w:ascii="Arial" w:hAnsi="Arial" w:cs="Arial"/>
                    <w:sz w:val="24"/>
                    <w:szCs w:val="24"/>
                  </w:rPr>
                </w:pPr>
                <w:del w:id="360" w:author="Codex" w:date="2026-10-27T04:32:00Z">
                  <w:r>
                    <w:rPr>
                      <w:rFonts w:ascii="Arial" w:hAnsi="Arial" w:cs="Arial"/>
                      <w:b/>
                      <w:bCs/>
                      <w:sz w:val="24"/>
                      <w:szCs w:val="24"/>
                    </w:rPr>
                    <w:delText>36.17</w:delText>
                  </w:r>
                </w:del>
                <w:ins w:id="361" w:author="Codex" w:date="2026-10-27T04:32:00Z">
                  <w:r>
                    <w:rPr>
                      <w:rFonts w:ascii="Arial" w:hAnsi="Arial" w:cs="Arial"/>
                      <w:b/>
                      <w:bCs/>
                      <w:sz w:val="24"/>
                      <w:szCs w:val="24"/>
                    </w:rPr>
                    <w:t>38.91</w:t>
                  </w:r>
                </w:ins>
              </w:p>
            </w:tc>
          </w:tr>
        </w:tbl>
        <w:p w14:paraId="767836BB" w14:textId="77777777" w:rsidR="00FB08AB" w:rsidRPr="005F71BC" w:rsidRDefault="00FB08AB" w:rsidP="00FB08AB">
          <w:pPr>
            <w:rPr>
              <w:rFonts w:ascii="Arial" w:hAnsi="Arial" w:cs="Arial"/>
              <w:sz w:val="24"/>
              <w:szCs w:val="24"/>
            </w:rPr>
          </w:pPr>
        </w:p>
        <w:p w14:paraId="7CD88B2E" w14:textId="77777777" w:rsidR="00FB08AB" w:rsidRPr="005F71BC" w:rsidRDefault="00FB08AB" w:rsidP="00FB08AB">
          <w:pPr>
            <w:rPr>
              <w:rFonts w:ascii="Arial" w:hAnsi="Arial" w:cs="Arial"/>
              <w:sz w:val="24"/>
              <w:szCs w:val="24"/>
            </w:rPr>
          </w:pPr>
          <w:r>
            <w:rPr>
              <w:rFonts w:ascii="Arial" w:hAnsi="Arial" w:cs="Arial"/>
              <w:sz w:val="24"/>
              <w:szCs w:val="24"/>
            </w:rPr>
            <w:t>This phased rollout directly informs the enrollment projections, with lower initial enrollment in Year 1 followed by incremental growth as additional courses are introduced. Growth in Years 2 through 5 reflects not only the addition of new course offerings, but also increased student retention through stackable certificates and expanded participation from related disciplines.</w:t>
          </w:r>
        </w:p>
        <w:p w14:paraId="1A606F9B" w14:textId="6FF1A92D" w:rsidR="00FB08AB" w:rsidRPr="005F71BC" w:rsidRDefault="00FB08AB" w:rsidP="00FB08AB">
          <w:pPr>
            <w:rPr>
              <w:rFonts w:ascii="Arial" w:hAnsi="Arial" w:cs="Arial"/>
              <w:sz w:val="24"/>
              <w:szCs w:val="24"/>
            </w:rPr>
          </w:pPr>
          <w:r>
            <w:rPr>
              <w:rFonts w:ascii="Arial" w:hAnsi="Arial" w:cs="Arial"/>
              <w:sz w:val="24"/>
              <w:szCs w:val="24"/>
            </w:rPr>
            <w:t>Industry advisory input further supports this approach. Advisory partners identified mapping and the ability to operate within FAA regulatory and safety management requirements as the most needed entry-level skills, reinforcing the decision to launch with AERO 151 and AERO 161. They also emphasized the need for training that extends beyond basic certification into applied, job-ready skills. This feedback supports both the expected enrollment in early courses and the continued growth as students pursue more advanced and specialized training.</w:t>
          </w:r>
        </w:p>
        <w:p w14:paraId="00A64595" w14:textId="77777777" w:rsidR="00FB08AB" w:rsidRPr="005F71BC" w:rsidRDefault="00FB08AB" w:rsidP="00FB08AB">
          <w:pPr>
            <w:rPr>
              <w:rFonts w:ascii="Arial" w:hAnsi="Arial" w:cs="Arial"/>
              <w:sz w:val="24"/>
              <w:szCs w:val="24"/>
            </w:rPr>
          </w:pPr>
          <w:r>
            <w:rPr>
              <w:rFonts w:ascii="Arial" w:hAnsi="Arial" w:cs="Arial"/>
              <w:sz w:val="24"/>
              <w:szCs w:val="24"/>
            </w:rPr>
            <w:t>Regional workforce demand also aligns with the phased model. UAS technology is being adopted across multiple sectors, including utilities, infrastructure inspection, agriculture, and public safety. Employers have indicated the need for a local training pipeline that can support both new entrants to the workforce and existing employees seeking to expand their capabilities. The program’s structure allows it to meet both needs, beginning with accessible entry-level courses and expanding into advanced applications as partnerships develop.</w:t>
          </w:r>
        </w:p>
        <w:p w14:paraId="05C8286B" w14:textId="77777777" w:rsidR="00FB08AB" w:rsidRPr="005F71BC" w:rsidRDefault="00FB08AB" w:rsidP="009A3E69">
          <w:pPr>
            <w:keepNext/>
            <w:keepLines/>
            <w:rPr>
              <w:rFonts w:ascii="Arial" w:hAnsi="Arial" w:cs="Arial"/>
              <w:sz w:val="24"/>
              <w:szCs w:val="24"/>
            </w:rPr>
          </w:pPr>
          <w:r>
            <w:rPr>
              <w:rFonts w:ascii="Arial" w:hAnsi="Arial" w:cs="Arial"/>
              <w:b/>
              <w:bCs/>
              <w:sz w:val="24"/>
              <w:szCs w:val="24"/>
            </w:rPr>
            <w:lastRenderedPageBreak/>
            <w:t>(c) Any Other Community Colleges in the Area Offering This Program</w:t>
          </w:r>
        </w:p>
        <w:p w14:paraId="525D42A8" w14:textId="6949FC90" w:rsidR="00FB08AB" w:rsidRPr="005F71BC" w:rsidRDefault="00FB08AB" w:rsidP="00FB08AB">
          <w:pPr>
            <w:rPr>
              <w:rFonts w:ascii="Arial" w:hAnsi="Arial" w:cs="Arial"/>
              <w:sz w:val="24"/>
              <w:szCs w:val="24"/>
            </w:rPr>
          </w:pPr>
          <w:r>
            <w:rPr>
              <w:rFonts w:ascii="Arial" w:hAnsi="Arial" w:cs="Arial"/>
              <w:sz w:val="24"/>
              <w:szCs w:val="24"/>
            </w:rPr>
            <w:t>Nearby offerings include individual drone courses and developing certificate programs. Regional coordination should consider both current instruction and proposals moving through approval.</w:t>
          </w:r>
        </w:p>
        <w:p w14:paraId="610BAEB7" w14:textId="646B2004" w:rsidR="00FB08AB" w:rsidRPr="005F71BC" w:rsidRDefault="00FB08AB" w:rsidP="002D5B43">
          <w:pPr>
            <w:rPr>
              <w:rFonts w:ascii="Arial" w:hAnsi="Arial" w:cs="Arial"/>
              <w:sz w:val="24"/>
              <w:szCs w:val="24"/>
            </w:rPr>
          </w:pPr>
          <w:r>
            <w:rPr>
              <w:rFonts w:ascii="Arial" w:hAnsi="Arial" w:cs="Arial"/>
              <w:sz w:val="24"/>
              <w:szCs w:val="24"/>
            </w:rPr>
            <w:t xml:space="preserve">Allan Hancock College has submitted a Drone Piloting and Imaging Certificate of Achievement proposal to the South Central Coast Regional Consortium. Its proposed curriculum includes drone operations, aerial imaging, and applied data collection. </w:t>
          </w:r>
        </w:p>
        <w:p w14:paraId="183A8B28" w14:textId="77777777" w:rsidR="00FB08AB" w:rsidRPr="005F71BC" w:rsidRDefault="00FB08AB" w:rsidP="002D5B43">
          <w:pPr>
            <w:keepNext/>
            <w:keepLines/>
            <w:rPr>
              <w:rFonts w:ascii="Arial" w:hAnsi="Arial" w:cs="Arial"/>
              <w:sz w:val="24"/>
              <w:szCs w:val="24"/>
            </w:rPr>
          </w:pPr>
          <w:r>
            <w:rPr>
              <w:rFonts w:ascii="Arial" w:hAnsi="Arial" w:cs="Arial"/>
              <w:b/>
              <w:bCs/>
              <w:sz w:val="24"/>
              <w:szCs w:val="24"/>
            </w:rPr>
            <w:t>(d) Any Other District Programs Currently Offered That Are Related to This Program</w:t>
          </w:r>
          <w:r>
            <w:rPr>
              <w:rFonts w:ascii="Arial" w:hAnsi="Arial" w:cs="Arial"/>
              <w:sz w:val="24"/>
              <w:szCs w:val="24"/>
            </w:rPr>
            <w:t>.</w:t>
          </w:r>
        </w:p>
        <w:p w14:paraId="18F94DDB" w14:textId="3BE20BEC" w:rsidR="00FB08AB" w:rsidRPr="005F71BC" w:rsidRDefault="00FB08AB" w:rsidP="00FB08AB">
          <w:pPr>
            <w:spacing w:after="0" w:line="240" w:lineRule="auto"/>
            <w:rPr>
              <w:rFonts w:ascii="Arial" w:hAnsi="Arial" w:cs="Arial"/>
              <w:sz w:val="24"/>
              <w:szCs w:val="24"/>
            </w:rPr>
          </w:pPr>
          <w:r>
            <w:rPr>
              <w:rFonts w:ascii="Arial" w:hAnsi="Arial" w:cs="Arial"/>
              <w:sz w:val="24"/>
              <w:szCs w:val="24"/>
            </w:rPr>
            <w:t>Because drone operations are inherently interdisciplinary, the drone program is deeply related to and directly shares coursework with several existing district programs. Related existing programs include:</w:t>
          </w:r>
        </w:p>
        <w:p w14:paraId="2F2C999C" w14:textId="64A786FC" w:rsidR="00FB08AB" w:rsidRPr="005F71BC" w:rsidRDefault="00FB08AB" w:rsidP="00FB08AB">
          <w:pPr>
            <w:numPr>
              <w:ilvl w:val="0"/>
              <w:numId w:val="21"/>
            </w:numPr>
            <w:spacing w:after="0" w:line="240" w:lineRule="auto"/>
            <w:rPr>
              <w:rFonts w:ascii="Arial" w:hAnsi="Arial" w:cs="Arial"/>
              <w:sz w:val="24"/>
              <w:szCs w:val="24"/>
            </w:rPr>
          </w:pPr>
          <w:commentRangeStart w:id="362"/>
          <w:commentRangeStart w:id="363"/>
          <w:r>
            <w:rPr>
              <w:rFonts w:ascii="Arial" w:hAnsi="Arial" w:cs="Arial"/>
              <w:sz w:val="24"/>
              <w:szCs w:val="24"/>
            </w:rPr>
            <w:t>Geographic Information Systems (GIS): Related through the GIS Certificate of Achievement. The drone program utilizes GEOL 230 (Introduction to Geographic Information Systems), GEOL 231 (Advanced Geographic Information Systems), and GEOL 234 (Introduction to Remote Sensing) as core and supporting electives for its mapping tracks.</w:t>
          </w:r>
          <w:commentRangeEnd w:id="363"/>
          <w:r w:rsidRPr="005F71BC">
            <w:rPr>
              <w:rStyle w:val="CommentReference"/>
              <w:rFonts w:ascii="Arial" w:hAnsi="Arial" w:cs="Arial"/>
              <w:sz w:val="24"/>
              <w:szCs w:val="24"/>
            </w:rPr>
            <w:commentReference w:id="363"/>
          </w:r>
        </w:p>
        <w:p w14:paraId="5D0DC159" w14:textId="03D83BA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Agriculture: Related through the A.S.-T. in Agriculture Plant Science. The Agricultural Drone Applications certificate relies on the existing AGPS 242 (Introduction to Plant Science), and the Certificate of Achievement also draws on AGPS 246, AGPS 250, and AGPS 251.</w:t>
          </w:r>
        </w:p>
        <w:p w14:paraId="73BF5EB4" w14:textId="5AAD6562"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Art &amp; Photography: Related through the Photography Certificate of Achievement. The Drone Media Production certificate utilizes the existing ART 249A (Digital Photography I).</w:t>
          </w:r>
        </w:p>
        <w:p w14:paraId="0FA10466" w14:textId="49174920"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Film, Television, and Electronic Media: Related through the A.S.-T. in Film, Television, and Electronic Media, utilizing the existing FTVE 223 (Introduction to Motion Picture and TV Production) and FTVE 221 (Introduction to Electronic Media).</w:t>
          </w:r>
        </w:p>
        <w:p w14:paraId="2F326AD6" w14:textId="1C6EEF2B" w:rsidR="002B1E5A" w:rsidRDefault="00000000">
          <w:pPr>
            <w:numPr>
              <w:ilvl w:val="0"/>
              <w:numId w:val="21"/>
            </w:numPr>
            <w:spacing w:after="0"/>
            <w:rPr>
              <w:rFonts w:ascii="Arial" w:hAnsi="Arial" w:cs="Arial"/>
              <w:sz w:val="24"/>
              <w:szCs w:val="24"/>
            </w:rPr>
          </w:pPr>
          <w:r>
            <w:rPr>
              <w:rFonts w:ascii="Arial" w:hAnsi="Arial" w:cs="Arial"/>
              <w:sz w:val="24"/>
              <w:szCs w:val="24"/>
            </w:rPr>
            <w:t>Criminal Justice: The Public Safety Drone Operations certificate uses the existing CJ 210 (Principles of Investigation) or CJ 213 (Patrol Procedures), and the Certificate of Achievement also draws on CJ 202 (Introduction to Criminal Justice).</w:t>
          </w:r>
        </w:p>
        <w:p w14:paraId="3C396CE8" w14:textId="77777777" w:rsidR="00FB08AB" w:rsidRPr="005F71BC" w:rsidRDefault="00FB08AB" w:rsidP="00FB08AB">
          <w:pPr>
            <w:numPr>
              <w:ilvl w:val="0"/>
              <w:numId w:val="21"/>
            </w:numPr>
            <w:spacing w:after="0" w:line="240" w:lineRule="auto"/>
            <w:rPr>
              <w:rFonts w:ascii="Arial" w:hAnsi="Arial" w:cs="Arial"/>
              <w:sz w:val="24"/>
              <w:szCs w:val="24"/>
            </w:rPr>
          </w:pPr>
          <w:r>
            <w:rPr>
              <w:rFonts w:ascii="Arial" w:hAnsi="Arial" w:cs="Arial"/>
              <w:sz w:val="24"/>
              <w:szCs w:val="24"/>
            </w:rPr>
            <w:t>Other Impacted Disciplines: The foundational AERO 100 course proposal notes that drone technology will have increased usage and relevance in other existing college programs, specifically citing survey/civil engineering, real estate and construction, criminal justice, transportation and logistics, fire technology, and aviation maintenance</w:t>
          </w:r>
          <w:commentRangeEnd w:id="362"/>
          <w:r w:rsidR="00AA1CE4">
            <w:rPr>
              <w:rStyle w:val="CommentReference"/>
              <w:rFonts w:ascii="Arial" w:hAnsi="Arial" w:cs="Arial"/>
              <w:sz w:val="24"/>
              <w:szCs w:val="24"/>
            </w:rPr>
            <w:commentReference w:id="362"/>
          </w:r>
          <w:r>
            <w:rPr>
              <w:rFonts w:ascii="Arial" w:hAnsi="Arial" w:cs="Arial"/>
              <w:sz w:val="24"/>
              <w:szCs w:val="24"/>
            </w:rPr>
            <w:t>.</w:t>
          </w:r>
        </w:p>
        <w:p w14:paraId="0213DFF8" w14:textId="77777777" w:rsidR="00FB08AB" w:rsidRPr="005F71BC" w:rsidRDefault="00FB08AB" w:rsidP="00FB08AB">
          <w:pPr>
            <w:rPr>
              <w:rFonts w:ascii="Arial" w:hAnsi="Arial" w:cs="Arial"/>
              <w:sz w:val="24"/>
              <w:szCs w:val="24"/>
            </w:rPr>
          </w:pPr>
        </w:p>
        <w:p w14:paraId="4F83DED8" w14:textId="77777777" w:rsidR="00C42AA8" w:rsidRDefault="00000000" w:rsidP="00C42AA8">
          <w:pPr>
            <w:rPr>
              <w:rFonts w:ascii="Arial" w:hAnsi="Arial" w:cs="Arial"/>
              <w:sz w:val="24"/>
              <w:szCs w:val="24"/>
            </w:rPr>
          </w:pPr>
        </w:p>
      </w:sdtContent>
    </w:sdt>
    <w:p w14:paraId="1108F5B1" w14:textId="77777777" w:rsidR="00C42AA8" w:rsidRDefault="00C42AA8" w:rsidP="002D5B43">
      <w:pPr>
        <w:pStyle w:val="BodyText"/>
        <w:keepNext/>
        <w:keepLines/>
        <w:kinsoku w:val="0"/>
        <w:overflowPunct w:val="0"/>
        <w:spacing w:before="92"/>
        <w:ind w:right="115"/>
        <w:rPr>
          <w:i/>
          <w:iCs/>
          <w:sz w:val="22"/>
          <w:szCs w:val="22"/>
        </w:rPr>
      </w:pPr>
      <w:r>
        <w:rPr>
          <w:b/>
          <w:bCs/>
        </w:rPr>
        <w:lastRenderedPageBreak/>
        <w:t>Faculty / Staff Needs</w:t>
      </w:r>
      <w:r>
        <w:t xml:space="preserve">: </w:t>
      </w:r>
      <w:r>
        <w:rPr>
          <w:i/>
          <w:iCs/>
          <w:sz w:val="22"/>
          <w:szCs w:val="22"/>
        </w:rPr>
        <w:t>List the following: (a) the number of full-time and part-time faculty and/or</w:t>
      </w:r>
      <w:r>
        <w:rPr>
          <w:i/>
          <w:iCs/>
          <w:spacing w:val="-3"/>
          <w:sz w:val="22"/>
          <w:szCs w:val="22"/>
        </w:rPr>
        <w:t xml:space="preserve"> </w:t>
      </w:r>
      <w:r>
        <w:rPr>
          <w:i/>
          <w:iCs/>
          <w:sz w:val="22"/>
          <w:szCs w:val="22"/>
        </w:rPr>
        <w:t>staff</w:t>
      </w:r>
      <w:r>
        <w:rPr>
          <w:i/>
          <w:iCs/>
          <w:spacing w:val="-3"/>
          <w:sz w:val="22"/>
          <w:szCs w:val="22"/>
        </w:rPr>
        <w:t xml:space="preserve"> </w:t>
      </w:r>
      <w:r>
        <w:rPr>
          <w:i/>
          <w:iCs/>
          <w:sz w:val="22"/>
          <w:szCs w:val="22"/>
        </w:rPr>
        <w:t>currently</w:t>
      </w:r>
      <w:r>
        <w:rPr>
          <w:i/>
          <w:iCs/>
          <w:spacing w:val="-1"/>
          <w:sz w:val="22"/>
          <w:szCs w:val="22"/>
        </w:rPr>
        <w:t xml:space="preserve"> </w:t>
      </w:r>
      <w:r>
        <w:rPr>
          <w:i/>
          <w:iCs/>
          <w:sz w:val="22"/>
          <w:szCs w:val="22"/>
        </w:rPr>
        <w:t>employed for</w:t>
      </w:r>
      <w:r>
        <w:rPr>
          <w:i/>
          <w:iCs/>
          <w:spacing w:val="-3"/>
          <w:sz w:val="22"/>
          <w:szCs w:val="22"/>
        </w:rPr>
        <w:t xml:space="preserve"> </w:t>
      </w:r>
      <w:r>
        <w:rPr>
          <w:i/>
          <w:iCs/>
          <w:sz w:val="22"/>
          <w:szCs w:val="22"/>
        </w:rPr>
        <w:t>this</w:t>
      </w:r>
      <w:r>
        <w:rPr>
          <w:i/>
          <w:iCs/>
          <w:spacing w:val="-4"/>
          <w:sz w:val="22"/>
          <w:szCs w:val="22"/>
        </w:rPr>
        <w:t xml:space="preserve"> </w:t>
      </w:r>
      <w:r>
        <w:rPr>
          <w:i/>
          <w:iCs/>
          <w:sz w:val="22"/>
          <w:szCs w:val="22"/>
        </w:rPr>
        <w:t>program;</w:t>
      </w:r>
      <w:r>
        <w:rPr>
          <w:i/>
          <w:iCs/>
          <w:spacing w:val="-3"/>
          <w:sz w:val="22"/>
          <w:szCs w:val="22"/>
        </w:rPr>
        <w:t xml:space="preserve"> </w:t>
      </w:r>
      <w:r>
        <w:rPr>
          <w:i/>
          <w:iCs/>
          <w:sz w:val="22"/>
          <w:szCs w:val="22"/>
        </w:rPr>
        <w:t>(b)</w:t>
      </w:r>
      <w:r>
        <w:rPr>
          <w:i/>
          <w:iCs/>
          <w:spacing w:val="-3"/>
          <w:sz w:val="22"/>
          <w:szCs w:val="22"/>
        </w:rPr>
        <w:t xml:space="preserve"> </w:t>
      </w:r>
      <w:r>
        <w:rPr>
          <w:i/>
          <w:iCs/>
          <w:sz w:val="22"/>
          <w:szCs w:val="22"/>
        </w:rPr>
        <w:t>the</w:t>
      </w:r>
      <w:r>
        <w:rPr>
          <w:i/>
          <w:iCs/>
          <w:spacing w:val="-2"/>
          <w:sz w:val="22"/>
          <w:szCs w:val="22"/>
        </w:rPr>
        <w:t xml:space="preserve"> </w:t>
      </w:r>
      <w:r>
        <w:rPr>
          <w:i/>
          <w:iCs/>
          <w:sz w:val="22"/>
          <w:szCs w:val="22"/>
        </w:rPr>
        <w:t>number</w:t>
      </w:r>
      <w:r>
        <w:rPr>
          <w:i/>
          <w:iCs/>
          <w:spacing w:val="-3"/>
          <w:sz w:val="22"/>
          <w:szCs w:val="22"/>
        </w:rPr>
        <w:t xml:space="preserve"> </w:t>
      </w:r>
      <w:r>
        <w:rPr>
          <w:i/>
          <w:iCs/>
          <w:sz w:val="22"/>
          <w:szCs w:val="22"/>
        </w:rPr>
        <w:t>of</w:t>
      </w:r>
      <w:r>
        <w:rPr>
          <w:i/>
          <w:iCs/>
          <w:spacing w:val="-3"/>
          <w:sz w:val="22"/>
          <w:szCs w:val="22"/>
        </w:rPr>
        <w:t xml:space="preserve"> </w:t>
      </w:r>
      <w:r>
        <w:rPr>
          <w:i/>
          <w:iCs/>
          <w:sz w:val="22"/>
          <w:szCs w:val="22"/>
        </w:rPr>
        <w:t>full-time</w:t>
      </w:r>
      <w:r>
        <w:rPr>
          <w:i/>
          <w:iCs/>
          <w:spacing w:val="-4"/>
          <w:sz w:val="22"/>
          <w:szCs w:val="22"/>
        </w:rPr>
        <w:t xml:space="preserve"> </w:t>
      </w:r>
      <w:r>
        <w:rPr>
          <w:i/>
          <w:iCs/>
          <w:sz w:val="22"/>
          <w:szCs w:val="22"/>
        </w:rPr>
        <w:t>and</w:t>
      </w:r>
      <w:r>
        <w:rPr>
          <w:i/>
          <w:iCs/>
          <w:spacing w:val="-2"/>
          <w:sz w:val="22"/>
          <w:szCs w:val="22"/>
        </w:rPr>
        <w:t xml:space="preserve"> </w:t>
      </w:r>
      <w:r>
        <w:rPr>
          <w:i/>
          <w:iCs/>
          <w:sz w:val="22"/>
          <w:szCs w:val="22"/>
        </w:rPr>
        <w:t>part-time</w:t>
      </w:r>
      <w:r>
        <w:rPr>
          <w:i/>
          <w:iCs/>
          <w:spacing w:val="-4"/>
          <w:sz w:val="22"/>
          <w:szCs w:val="22"/>
        </w:rPr>
        <w:t xml:space="preserve"> </w:t>
      </w:r>
      <w:r>
        <w:rPr>
          <w:i/>
          <w:iCs/>
          <w:sz w:val="22"/>
          <w:szCs w:val="22"/>
        </w:rPr>
        <w:t>faculty or staff that would need to be hired for this program; (c) any program-specific faculty or staff qualifications that are needed to achieve the program outcomes; and (d) any potential difficulty in hiring qualified faculty or staff.</w:t>
      </w:r>
    </w:p>
    <w:sdt>
      <w:sdtPr>
        <w:rPr>
          <w:rFonts w:ascii="Arial" w:hAnsi="Arial" w:cs="Arial"/>
          <w:sz w:val="24"/>
          <w:szCs w:val="24"/>
        </w:rPr>
        <w:id w:val="-1667473292"/>
        <w:placeholder>
          <w:docPart w:val="DefaultPlaceholder_-1854013440"/>
        </w:placeholder>
      </w:sdtPr>
      <w:sdtContent>
        <w:p w14:paraId="1FC63D07" w14:textId="6BFFB3EA" w:rsidR="00FB08AB" w:rsidRPr="005F71BC" w:rsidRDefault="00FB08AB" w:rsidP="00FB08AB">
          <w:pPr>
            <w:spacing w:before="240"/>
            <w:rPr>
              <w:rFonts w:ascii="Arial" w:hAnsi="Arial" w:cs="Arial"/>
              <w:sz w:val="24"/>
              <w:szCs w:val="24"/>
            </w:rPr>
          </w:pPr>
          <w:r>
            <w:rPr>
              <w:rFonts w:ascii="Arial" w:hAnsi="Arial" w:cs="Arial"/>
              <w:sz w:val="24"/>
              <w:szCs w:val="24"/>
            </w:rPr>
            <w:t>The Drone Technology Program is designed to be delivered primarily through an adjunct faculty model, drawing on industry practitioners with current, applied experience in uncrewed aircraft systems. This approach reflects the rapidly evolving nature of the field and supports instruction aligned with current technologies, workflows, and workforce expectations.</w:t>
          </w:r>
        </w:p>
        <w:p w14:paraId="131FF217" w14:textId="447821D8" w:rsidR="00FB08AB" w:rsidRPr="005F71BC" w:rsidRDefault="00FB08AB" w:rsidP="00FB08AB">
          <w:pPr>
            <w:spacing w:before="240"/>
            <w:rPr>
              <w:rFonts w:ascii="Arial" w:hAnsi="Arial" w:cs="Arial"/>
              <w:sz w:val="24"/>
              <w:szCs w:val="24"/>
            </w:rPr>
          </w:pPr>
          <w:r>
            <w:rPr>
              <w:rFonts w:ascii="Arial" w:hAnsi="Arial" w:cs="Arial"/>
              <w:sz w:val="24"/>
              <w:szCs w:val="24"/>
            </w:rPr>
            <w:t>At program launch, instruction will be provided by part-time (adjunct) faculty with expertise in core UAS applications, including mapping, regulatory and safety management, and aerial imaging. These instructors will bring direct industry or agency experience into the classroom, providing students with practical, job-aligned training. The program will be supported by the director of aviation and aerospace programs, who will provide administrative oversight, curriculum coordination, and scheduling support. No new full-time faculty hires are anticipated for initial implementation.</w:t>
          </w:r>
        </w:p>
        <w:p w14:paraId="4B9706D7" w14:textId="77777777" w:rsidR="00FB08AB" w:rsidRPr="005F71BC" w:rsidRDefault="00FB08AB" w:rsidP="00FB08AB">
          <w:pPr>
            <w:spacing w:before="240"/>
            <w:rPr>
              <w:rFonts w:ascii="Arial" w:hAnsi="Arial" w:cs="Arial"/>
              <w:sz w:val="24"/>
              <w:szCs w:val="24"/>
            </w:rPr>
          </w:pPr>
          <w:r>
            <w:rPr>
              <w:rFonts w:ascii="Arial" w:hAnsi="Arial" w:cs="Arial"/>
              <w:sz w:val="24"/>
              <w:szCs w:val="24"/>
            </w:rPr>
            <w:t>As the program expands into agriculture and public safety applications, additional adjunct faculty will be engaged to support instruction. At full program implementation, it is anticipated that approximately three to five adjunct instructors will be required, depending on the number of sections offered and the range of specialization areas. The continued use of adjunct faculty is intentional, allowing the program to draw from subject matter experts across multiple industries, including private sector employers and public agencies.</w:t>
          </w:r>
        </w:p>
        <w:p w14:paraId="7BEE3F91" w14:textId="77777777" w:rsidR="00FB08AB" w:rsidRPr="005F71BC" w:rsidRDefault="00FB08AB" w:rsidP="00FB08AB">
          <w:pPr>
            <w:spacing w:before="240"/>
            <w:rPr>
              <w:rFonts w:ascii="Arial" w:hAnsi="Arial" w:cs="Arial"/>
              <w:sz w:val="24"/>
              <w:szCs w:val="24"/>
            </w:rPr>
          </w:pPr>
          <w:r>
            <w:rPr>
              <w:rFonts w:ascii="Arial" w:hAnsi="Arial" w:cs="Arial"/>
              <w:sz w:val="24"/>
              <w:szCs w:val="24"/>
            </w:rPr>
            <w:t>Faculty assigned to the program will be required to meet California Community College minimum qualifications for Career Technical Education disciplines. In addition, instructors must possess program-specific qualifications necessary to achieve student learning outcomes, including demonstrated experience in UAS operations and a current FAA Remote Pilot Certificate (Part 107). Depending on the course assignment, additional qualifications may include safety management system experience, thermal imaging experience, GIS or photogrammetry experience, agricultural applications, or operational experience within public safety or incident command environments.</w:t>
          </w:r>
        </w:p>
        <w:p w14:paraId="7E09993B" w14:textId="37F21815" w:rsidR="00FB08AB" w:rsidRPr="005F71BC" w:rsidRDefault="00FB08AB" w:rsidP="00FB08AB">
          <w:pPr>
            <w:spacing w:before="240"/>
            <w:rPr>
              <w:rFonts w:ascii="Arial" w:hAnsi="Arial" w:cs="Arial"/>
              <w:sz w:val="24"/>
              <w:szCs w:val="24"/>
            </w:rPr>
          </w:pPr>
          <w:r>
            <w:rPr>
              <w:rFonts w:ascii="Arial" w:hAnsi="Arial" w:cs="Arial"/>
              <w:sz w:val="24"/>
              <w:szCs w:val="24"/>
            </w:rPr>
            <w:t>Recruitment of qualified adjunct faculty may present challenges due to the specialized nature of the field and strong demand for experienced UAS operators in industry. However, the program benefits from strong industry and agency partnerships, which are expected to serve as a primary pipeline for recruiting qualified instructors. These partnerships provide access to incumbent professionals who are actively engaged in UAS operations and can bring current, real-world experience into the instructional environment.</w:t>
          </w:r>
        </w:p>
        <w:p w14:paraId="51485A81" w14:textId="77777777" w:rsidR="00C42AA8" w:rsidRPr="00FB08AB" w:rsidRDefault="00FB08AB" w:rsidP="00C42AA8">
          <w:pPr>
            <w:spacing w:before="240"/>
            <w:rPr>
              <w:rFonts w:ascii="Arial" w:hAnsi="Arial" w:cs="Arial"/>
            </w:rPr>
          </w:pPr>
          <w:r>
            <w:rPr>
              <w:rFonts w:ascii="Arial" w:hAnsi="Arial" w:cs="Arial"/>
              <w:sz w:val="24"/>
              <w:szCs w:val="24"/>
            </w:rPr>
            <w:t xml:space="preserve">The program is intentionally structured to operate effectively under an adjunct-driven model. As the program matures, enrollment stabilizes, and the scope of offerings expands, the college will evaluate the need for a dedicated full-time faculty position to support long-term </w:t>
          </w:r>
          <w:r>
            <w:rPr>
              <w:rFonts w:ascii="Arial" w:hAnsi="Arial" w:cs="Arial"/>
              <w:sz w:val="24"/>
              <w:szCs w:val="24"/>
            </w:rPr>
            <w:lastRenderedPageBreak/>
            <w:t>program coordination, growth, and sustainability. At this time, however, the adjunct model provides the necessary flexibility and industry alignment to support successful program implementation.</w:t>
          </w:r>
        </w:p>
      </w:sdtContent>
    </w:sdt>
    <w:p w14:paraId="5FC4DA42" w14:textId="77777777" w:rsidR="00C42AA8" w:rsidRPr="00C42AA8" w:rsidRDefault="00C42AA8" w:rsidP="002D5B43">
      <w:pPr>
        <w:keepNext/>
        <w:keepLines/>
        <w:rPr>
          <w:rFonts w:ascii="Arial" w:hAnsi="Arial" w:cs="Arial"/>
          <w:sz w:val="24"/>
          <w:szCs w:val="24"/>
        </w:rPr>
      </w:pPr>
      <w:r>
        <w:rPr>
          <w:rFonts w:ascii="Arial" w:hAnsi="Arial" w:cs="Arial"/>
          <w:b/>
          <w:bCs/>
          <w:sz w:val="24"/>
          <w:szCs w:val="24"/>
        </w:rPr>
        <w:t>Equipment</w:t>
      </w:r>
      <w:r>
        <w:rPr>
          <w:rFonts w:ascii="Arial" w:hAnsi="Arial" w:cs="Arial"/>
          <w:b/>
          <w:bCs/>
          <w:spacing w:val="-3"/>
          <w:sz w:val="24"/>
          <w:szCs w:val="24"/>
        </w:rPr>
        <w:t xml:space="preserve"> </w:t>
      </w:r>
      <w:r>
        <w:rPr>
          <w:rFonts w:ascii="Arial" w:hAnsi="Arial" w:cs="Arial"/>
          <w:b/>
          <w:bCs/>
          <w:sz w:val="24"/>
          <w:szCs w:val="24"/>
        </w:rPr>
        <w:t>and/or</w:t>
      </w:r>
      <w:r>
        <w:rPr>
          <w:rFonts w:ascii="Arial" w:hAnsi="Arial" w:cs="Arial"/>
          <w:b/>
          <w:bCs/>
          <w:spacing w:val="-1"/>
          <w:sz w:val="24"/>
          <w:szCs w:val="24"/>
        </w:rPr>
        <w:t xml:space="preserve"> </w:t>
      </w:r>
      <w:r>
        <w:rPr>
          <w:rFonts w:ascii="Arial" w:hAnsi="Arial" w:cs="Arial"/>
          <w:b/>
          <w:bCs/>
          <w:sz w:val="24"/>
          <w:szCs w:val="24"/>
        </w:rPr>
        <w:t>Software</w:t>
      </w:r>
      <w:r>
        <w:rPr>
          <w:rFonts w:ascii="Arial" w:hAnsi="Arial" w:cs="Arial"/>
          <w:b/>
          <w:bCs/>
          <w:spacing w:val="-2"/>
          <w:sz w:val="24"/>
          <w:szCs w:val="24"/>
        </w:rPr>
        <w:t xml:space="preserve"> </w:t>
      </w:r>
      <w:r>
        <w:rPr>
          <w:rFonts w:ascii="Arial" w:hAnsi="Arial" w:cs="Arial"/>
          <w:b/>
          <w:bCs/>
          <w:sz w:val="24"/>
          <w:szCs w:val="24"/>
        </w:rPr>
        <w:t>Needs</w:t>
      </w:r>
      <w:r>
        <w:rPr>
          <w:rFonts w:ascii="Arial" w:hAnsi="Arial" w:cs="Arial"/>
          <w:b/>
          <w:bCs/>
          <w:spacing w:val="-1"/>
          <w:sz w:val="24"/>
          <w:szCs w:val="24"/>
        </w:rPr>
        <w:t xml:space="preserve"> </w:t>
      </w:r>
      <w:r>
        <w:rPr>
          <w:rFonts w:ascii="Arial" w:hAnsi="Arial" w:cs="Arial"/>
          <w:b/>
          <w:bCs/>
          <w:sz w:val="24"/>
          <w:szCs w:val="24"/>
        </w:rPr>
        <w:t>/</w:t>
      </w:r>
      <w:r>
        <w:rPr>
          <w:rFonts w:ascii="Arial" w:hAnsi="Arial" w:cs="Arial"/>
          <w:b/>
          <w:bCs/>
          <w:spacing w:val="-1"/>
          <w:sz w:val="24"/>
          <w:szCs w:val="24"/>
        </w:rPr>
        <w:t xml:space="preserve"> </w:t>
      </w:r>
      <w:r>
        <w:rPr>
          <w:rFonts w:ascii="Arial" w:hAnsi="Arial" w:cs="Arial"/>
          <w:b/>
          <w:bCs/>
          <w:spacing w:val="-2"/>
          <w:sz w:val="24"/>
          <w:szCs w:val="24"/>
        </w:rPr>
        <w:t>Costs:</w:t>
      </w:r>
    </w:p>
    <w:sdt>
      <w:sdtPr>
        <w:rPr>
          <w:rFonts w:ascii="Arial" w:eastAsiaTheme="minorEastAsia" w:hAnsi="Arial" w:cs="Arial"/>
          <w:b/>
          <w:bCs/>
          <w:sz w:val="24"/>
          <w:szCs w:val="24"/>
        </w:rPr>
        <w:id w:val="1662583493"/>
        <w:placeholder>
          <w:docPart w:val="DefaultPlaceholder_-1854013440"/>
        </w:placeholder>
      </w:sdtPr>
      <w:sdtContent>
        <w:p w14:paraId="7FF24B9A" w14:textId="1635C8E3" w:rsidR="00FB08AB" w:rsidRPr="005F71BC" w:rsidRDefault="00FB08AB" w:rsidP="00AA1CE4">
          <w:pPr>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Drone Technology Program will require specialized equipment, software, and course development resources to support hands-on instruction in flight operations, mapping, agriculture, and public safety. Equipment acquisition is intentionally sequenced with the phased course rollout so the college can use equipment already acquired, prioritize core instructional needs first, and delay higher-cost specialized purchases until the related courses are ready to launch. All costs are preliminary estimates and may change based on vendor pricing, educational discounts, equipment availability, quotes, and partnership opportunities.</w:t>
          </w:r>
        </w:p>
        <w:p w14:paraId="0D4B4DA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CEFD412" w14:textId="39953D80"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program has already acquired DJI 4T and DJI 4E</w:t>
          </w:r>
          <w:r w:rsidR="00AA1CE4">
            <w:rPr>
              <w:rFonts w:ascii="Arial" w:eastAsia="Aptos" w:hAnsi="Arial" w:cs="Arial"/>
              <w:kern w:val="2"/>
              <w:sz w:val="24"/>
              <w:szCs w:val="24"/>
              <w14:ligatures w14:val="standardContextual"/>
            </w:rPr>
            <w:t xml:space="preserve"> drones</w:t>
          </w:r>
          <w:r>
            <w:rPr>
              <w:rFonts w:ascii="Arial" w:eastAsia="Aptos" w:hAnsi="Arial" w:cs="Arial"/>
              <w:kern w:val="2"/>
              <w:sz w:val="24"/>
              <w:szCs w:val="24"/>
              <w14:ligatures w14:val="standardContextual"/>
            </w:rPr>
            <w:t>, and those platforms were considered in the proposed course sequencing. The DJI 4E supports mapping and photogrammetry instruction, while the DJI 4T supports applied inspection, thermal imaging, and public safety-related training scenarios. Because this equipment is already available, the initial equipment plan does not require the college to purchase all enterprise-level aircraft at launch. Instead, additional purchases are intended to expand student access, add platform diversity, and support specialized instructional outcomes.</w:t>
          </w:r>
        </w:p>
        <w:p w14:paraId="37A7716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2DB7805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 key consideration in future equipment acquisition is NDAA compliance and fleet diversification. The American Security Drone Act, incorporated into the National Defense Authorization Act, restricts procurement and operation of certain foreign-manufactured uncrewed aircraft systems when federal funds are involved; federal acquisition guidance describes this as a prohibition on procuring or operating UAS manufactured or assembled by covered foreign entities. As a practical matter, federally funded purchases, including Perkins-supported equipment purchases, should be evaluated for NDAA / ASDA compliance. Strong Workforce Program funding is a California state funding source, not a federal grant program; however, the program is still recommending NDAA-compliant platforms for new equipment purchases where feasible.</w:t>
          </w:r>
        </w:p>
        <w:p w14:paraId="73C2B13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1471C1" w14:textId="3F70FFED"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This recommendation is strategic as much as it is compliance-related. Utilities, public safety agencies, government users, and infrastructure inspection employers are increasingly moving toward secure or compliant drone fleets. Training students only on non-compliant platforms </w:t>
          </w:r>
          <w:r w:rsidR="00FE0011">
            <w:rPr>
              <w:rFonts w:ascii="Arial" w:eastAsia="Aptos" w:hAnsi="Arial" w:cs="Arial"/>
              <w:kern w:val="2"/>
              <w:sz w:val="24"/>
              <w:szCs w:val="24"/>
              <w14:ligatures w14:val="standardContextual"/>
            </w:rPr>
            <w:t>likely will</w:t>
          </w:r>
          <w:r>
            <w:rPr>
              <w:rFonts w:ascii="Arial" w:eastAsia="Aptos" w:hAnsi="Arial" w:cs="Arial"/>
              <w:kern w:val="2"/>
              <w:sz w:val="24"/>
              <w:szCs w:val="24"/>
              <w14:ligatures w14:val="standardContextual"/>
            </w:rPr>
            <w:t xml:space="preserve"> limit their readiness for employers that are already transitioning. For this reason, the program’s equipment strategy moves away from purchasing a large number of identical ready-to-fly drones and instead favors a diversified fleet of purpose-specific platforms, supported by a set of low-cost aircraft that students build and maintain in AERO 100. This allows students to train on multiple aircraft types, understand the operational differences between platforms, and gain exposure to the systems they are likely to encounter in industry.</w:t>
          </w:r>
        </w:p>
        <w:p w14:paraId="1E5CC19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20"/>
            <w:gridCol w:w="3409"/>
            <w:gridCol w:w="4547"/>
            <w:gridCol w:w="1314"/>
          </w:tblGrid>
          <w:tr w:rsidR="00FB08AB" w:rsidRPr="005F71BC" w14:paraId="5D61CE99" w14:textId="77777777" w:rsidTr="002D5B43">
            <w:trPr>
              <w:cantSplit/>
              <w:tblHeader/>
              <w:tblCellSpacing w:w="15" w:type="dxa"/>
            </w:trPr>
            <w:tc>
              <w:tcPr>
                <w:tcW w:w="675" w:type="dxa"/>
                <w:tcBorders>
                  <w:bottom w:val="single" w:sz="4" w:space="0" w:color="auto"/>
                </w:tcBorders>
                <w:vAlign w:val="center"/>
                <w:hideMark/>
              </w:tcPr>
              <w:p w14:paraId="677ACA50"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lastRenderedPageBreak/>
                  <w:t>Year</w:t>
                </w:r>
              </w:p>
            </w:tc>
            <w:tc>
              <w:tcPr>
                <w:tcW w:w="2861" w:type="dxa"/>
                <w:tcBorders>
                  <w:bottom w:val="single" w:sz="4" w:space="0" w:color="auto"/>
                </w:tcBorders>
                <w:vAlign w:val="center"/>
                <w:hideMark/>
              </w:tcPr>
              <w:p w14:paraId="6CB05BD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Offering Sequence</w:t>
                </w:r>
              </w:p>
            </w:tc>
            <w:tc>
              <w:tcPr>
                <w:tcW w:w="0" w:type="auto"/>
                <w:tcBorders>
                  <w:bottom w:val="single" w:sz="4" w:space="0" w:color="auto"/>
                </w:tcBorders>
                <w:vAlign w:val="center"/>
                <w:hideMark/>
              </w:tcPr>
              <w:p w14:paraId="44BF4B53"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Equipment / Software Needs</w:t>
                </w:r>
              </w:p>
            </w:tc>
            <w:tc>
              <w:tcPr>
                <w:tcW w:w="0" w:type="auto"/>
                <w:tcBorders>
                  <w:bottom w:val="single" w:sz="4" w:space="0" w:color="auto"/>
                </w:tcBorders>
                <w:vAlign w:val="center"/>
                <w:hideMark/>
              </w:tcPr>
              <w:p w14:paraId="79B9864A"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08C723B" w14:textId="77777777" w:rsidTr="002D5B43">
            <w:trPr>
              <w:cantSplit/>
              <w:tblCellSpacing w:w="15" w:type="dxa"/>
            </w:trPr>
            <w:tc>
              <w:tcPr>
                <w:tcW w:w="675" w:type="dxa"/>
                <w:vAlign w:val="center"/>
                <w:hideMark/>
              </w:tcPr>
              <w:p w14:paraId="0C3FBE6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1</w:t>
                </w:r>
              </w:p>
            </w:tc>
            <w:tc>
              <w:tcPr>
                <w:tcW w:w="2861" w:type="dxa"/>
                <w:vAlign w:val="center"/>
                <w:hideMark/>
              </w:tcPr>
              <w:p w14:paraId="0477D10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100: Basic UAV Operator; AERO 151: Advanced Drone Regulations and Safety Management; AERO 161: Drone Applications in Geospatial Technology</w:t>
                </w:r>
              </w:p>
            </w:tc>
            <w:tc>
              <w:tcPr>
                <w:tcW w:w="0" w:type="auto"/>
                <w:vAlign w:val="center"/>
                <w:hideMark/>
              </w:tcPr>
              <w:p w14:paraId="0399E291" w14:textId="05345243"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Existing DJI 4T and DJI 4E platforms will support initial mapping and thermal imaging instruction. Year 1 purchases will add 12 to 16 drones that AERO 100 students build, troubleshoot, and fly, along with mapping software, field equipment, and an NDAA-compliant enterprise platform.</w:t>
                </w:r>
              </w:p>
            </w:tc>
            <w:tc>
              <w:tcPr>
                <w:tcW w:w="0" w:type="auto"/>
                <w:vAlign w:val="center"/>
                <w:hideMark/>
              </w:tcPr>
              <w:p w14:paraId="419587E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$82,000 – $140,000</w:t>
                </w:r>
              </w:p>
            </w:tc>
          </w:tr>
          <w:tr w:rsidR="00FB08AB" w:rsidRPr="005F71BC" w14:paraId="7111C397" w14:textId="77777777" w:rsidTr="002D5B43">
            <w:trPr>
              <w:cantSplit/>
              <w:tblCellSpacing w:w="15" w:type="dxa"/>
            </w:trPr>
            <w:tc>
              <w:tcPr>
                <w:tcW w:w="675" w:type="dxa"/>
                <w:vAlign w:val="center"/>
                <w:hideMark/>
              </w:tcPr>
              <w:p w14:paraId="470700D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2</w:t>
                </w:r>
              </w:p>
            </w:tc>
            <w:tc>
              <w:tcPr>
                <w:tcW w:w="2861" w:type="dxa"/>
                <w:vAlign w:val="center"/>
                <w:hideMark/>
              </w:tcPr>
              <w:p w14:paraId="72B76BC0" w14:textId="114A77D7"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364"/>
                <w:commentRangeStart w:id="365"/>
                <w:commentRangeStart w:id="366"/>
                <w:r>
                  <w:rPr>
                    <w:rFonts w:ascii="Arial" w:eastAsia="Aptos" w:hAnsi="Arial" w:cs="Arial"/>
                    <w:kern w:val="2"/>
                    <w:sz w:val="24"/>
                    <w:szCs w:val="24"/>
                    <w14:ligatures w14:val="standardContextual"/>
                  </w:rPr>
                  <w:t>AERO 162: Drone Applications in Precision Agriculture</w:t>
                </w:r>
                <w:commentRangeEnd w:id="364"/>
                <w:r w:rsidRPr="005F71BC">
                  <w:rPr>
                    <w:rStyle w:val="CommentReference"/>
                    <w:rFonts w:ascii="Arial" w:eastAsia="Aptos" w:hAnsi="Arial" w:cs="Arial"/>
                    <w:kern w:val="2"/>
                    <w:sz w:val="24"/>
                    <w:szCs w:val="24"/>
                    <w14:ligatures w14:val="standardContextual"/>
                  </w:rPr>
                  <w:commentReference w:id="364"/>
                </w:r>
                <w:commentRangeEnd w:id="365"/>
                <w:r w:rsidR="002D5B43" w:rsidRPr="005F71BC">
                  <w:rPr>
                    <w:rStyle w:val="CommentReference"/>
                    <w:rFonts w:ascii="Arial" w:eastAsia="Aptos" w:hAnsi="Arial" w:cs="Arial"/>
                    <w:kern w:val="2"/>
                    <w:sz w:val="24"/>
                    <w:szCs w:val="24"/>
                    <w14:ligatures w14:val="standardContextual"/>
                  </w:rPr>
                  <w:commentReference w:id="365"/>
                </w:r>
                <w:commentRangeEnd w:id="366"/>
                <w:r w:rsidRPr="005F71BC">
                  <w:rPr>
                    <w:rStyle w:val="CommentReference"/>
                    <w:rFonts w:ascii="Arial" w:eastAsia="Aptos" w:hAnsi="Arial" w:cs="Arial"/>
                    <w:kern w:val="2"/>
                    <w:sz w:val="24"/>
                    <w:szCs w:val="24"/>
                    <w14:ligatures w14:val="standardContextual"/>
                  </w:rPr>
                  <w:commentReference w:id="366"/>
                </w:r>
              </w:p>
            </w:tc>
            <w:tc>
              <w:tcPr>
                <w:tcW w:w="0" w:type="auto"/>
                <w:vAlign w:val="center"/>
                <w:hideMark/>
              </w:tcPr>
              <w:p w14:paraId="01ADA16F" w14:textId="3CCB4D64"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Year 2 purchases will support agriculture-focused instruction, including multispectral/thermal payload capability, data processing tools, and spray operations equipment. </w:t>
                </w:r>
              </w:p>
            </w:tc>
            <w:tc>
              <w:tcPr>
                <w:tcW w:w="0" w:type="auto"/>
                <w:vAlign w:val="center"/>
                <w:hideMark/>
              </w:tcPr>
              <w:p w14:paraId="7D16DC6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$100,000 – $155,000</w:t>
                </w:r>
              </w:p>
            </w:tc>
          </w:tr>
          <w:tr w:rsidR="00FB08AB" w:rsidRPr="005F71BC" w14:paraId="5604AFE3" w14:textId="77777777" w:rsidTr="002D5B43">
            <w:trPr>
              <w:cantSplit/>
              <w:tblCellSpacing w:w="15" w:type="dxa"/>
            </w:trPr>
            <w:tc>
              <w:tcPr>
                <w:tcW w:w="675" w:type="dxa"/>
                <w:vAlign w:val="center"/>
                <w:hideMark/>
              </w:tcPr>
              <w:p w14:paraId="518971E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w:t>
                </w:r>
              </w:p>
            </w:tc>
            <w:tc>
              <w:tcPr>
                <w:tcW w:w="2861" w:type="dxa"/>
                <w:vAlign w:val="center"/>
                <w:hideMark/>
              </w:tcPr>
              <w:p w14:paraId="20E3F3C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AERO 163: Drone Applications in Public Safety</w:t>
                </w:r>
              </w:p>
            </w:tc>
            <w:tc>
              <w:tcPr>
                <w:tcW w:w="0" w:type="auto"/>
                <w:vAlign w:val="center"/>
                <w:hideMark/>
              </w:tcPr>
              <w:p w14:paraId="640CD87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Year 3 purchases will support public safety scenarios, low-light/night operations, and field coordination. Existing and previously added platforms will reduce the need for major additional aircraft purchases.</w:t>
                </w:r>
              </w:p>
            </w:tc>
            <w:tc>
              <w:tcPr>
                <w:tcW w:w="0" w:type="auto"/>
                <w:vAlign w:val="center"/>
                <w:hideMark/>
              </w:tcPr>
              <w:p w14:paraId="5BDA052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$50,000</w:t>
                </w:r>
              </w:p>
            </w:tc>
          </w:tr>
        </w:tbl>
        <w:p w14:paraId="0CDC87F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357A7F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4D30418"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Recommended Aircraft Additions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7"/>
            <w:gridCol w:w="6674"/>
            <w:gridCol w:w="1369"/>
          </w:tblGrid>
          <w:tr w:rsidR="00FB08AB" w:rsidRPr="005F71BC" w14:paraId="416A2782" w14:textId="77777777" w:rsidTr="002D5B43">
            <w:trPr>
              <w:cantSplit/>
              <w:tblHeader/>
              <w:tblCellSpacing w:w="15" w:type="dxa"/>
            </w:trPr>
            <w:tc>
              <w:tcPr>
                <w:tcW w:w="0" w:type="auto"/>
                <w:tcBorders>
                  <w:bottom w:val="single" w:sz="4" w:space="0" w:color="auto"/>
                </w:tcBorders>
                <w:vAlign w:val="center"/>
                <w:hideMark/>
              </w:tcPr>
              <w:p w14:paraId="3E50FF5C"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Item</w:t>
                </w:r>
              </w:p>
            </w:tc>
            <w:tc>
              <w:tcPr>
                <w:tcW w:w="0" w:type="auto"/>
                <w:tcBorders>
                  <w:bottom w:val="single" w:sz="4" w:space="0" w:color="auto"/>
                </w:tcBorders>
                <w:vAlign w:val="center"/>
                <w:hideMark/>
              </w:tcPr>
              <w:p w14:paraId="446142D0"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Instructional Purpose</w:t>
                </w:r>
              </w:p>
            </w:tc>
            <w:tc>
              <w:tcPr>
                <w:tcW w:w="0" w:type="auto"/>
                <w:tcBorders>
                  <w:bottom w:val="single" w:sz="4" w:space="0" w:color="auto"/>
                </w:tcBorders>
                <w:vAlign w:val="center"/>
                <w:hideMark/>
              </w:tcPr>
              <w:p w14:paraId="624D0FF5" w14:textId="77777777" w:rsidR="00FB08AB" w:rsidRPr="005F71BC" w:rsidRDefault="00FB08AB" w:rsidP="00FB08AB">
                <w:pPr>
                  <w:spacing w:after="0" w:line="240" w:lineRule="auto"/>
                  <w:jc w:val="center"/>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297DCDAF" w14:textId="77777777" w:rsidTr="002D5B43">
            <w:trPr>
              <w:cantSplit/>
              <w:tblCellSpacing w:w="15" w:type="dxa"/>
            </w:trPr>
            <w:tc>
              <w:tcPr>
                <w:tcW w:w="0" w:type="auto"/>
                <w:vAlign w:val="center"/>
                <w:hideMark/>
              </w:tcPr>
              <w:p w14:paraId="207A899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Student build and training fleet (12 to 16 aircraft)</w:t>
                </w:r>
              </w:p>
            </w:tc>
            <w:tc>
              <w:tcPr>
                <w:tcW w:w="0" w:type="auto"/>
                <w:vAlign w:val="center"/>
                <w:hideMark/>
              </w:tcPr>
              <w:p w14:paraId="17FCED6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AERO 100, which currently has no aircraft for students to build and fly. Includes airframe kits, motors, flight controllers, radios, batteries, chargers, spare parts, and bench tools so students can assemble, configure, troubleshoot, and fly their own aircraft.</w:t>
                </w:r>
              </w:p>
            </w:tc>
            <w:tc>
              <w:tcPr>
                <w:tcW w:w="0" w:type="auto"/>
                <w:vAlign w:val="center"/>
                <w:hideMark/>
              </w:tcPr>
              <w:p w14:paraId="5D2D2F56"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$12,000 – $25,000</w:t>
                </w:r>
              </w:p>
            </w:tc>
          </w:tr>
          <w:tr w:rsidR="00FB08AB" w:rsidRPr="005F71BC" w14:paraId="4FC8B709" w14:textId="77777777" w:rsidTr="002D5B43">
            <w:trPr>
              <w:cantSplit/>
              <w:tblCellSpacing w:w="15" w:type="dxa"/>
            </w:trPr>
            <w:tc>
              <w:tcPr>
                <w:tcW w:w="0" w:type="auto"/>
                <w:vAlign w:val="center"/>
                <w:hideMark/>
              </w:tcPr>
              <w:p w14:paraId="5A488B70" w14:textId="0A002B46"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NDAA-compliant enterprise platform</w:t>
                </w:r>
              </w:p>
            </w:tc>
            <w:tc>
              <w:tcPr>
                <w:tcW w:w="0" w:type="auto"/>
                <w:vAlign w:val="center"/>
                <w:hideMark/>
              </w:tcPr>
              <w:p w14:paraId="2C1A31DD" w14:textId="1D9C650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mission planning and enterprise operations in AERO 151, mapping and data collection in AERO 161, and utility, infrastructure, and public safety scenarios. Platform and payload selection will be based on instructional needs, applicable procurement requirements, and verified capabilities, including imaging and automated mission planning where supported.</w:t>
                </w:r>
              </w:p>
            </w:tc>
            <w:tc>
              <w:tcPr>
                <w:tcW w:w="0" w:type="auto"/>
                <w:vAlign w:val="center"/>
                <w:hideMark/>
              </w:tcPr>
              <w:p w14:paraId="03F7AD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$20,000 – $25,000</w:t>
                </w:r>
              </w:p>
            </w:tc>
          </w:tr>
          <w:tr w:rsidR="00FB08AB" w:rsidRPr="005F71BC" w14:paraId="046CA01B" w14:textId="77777777" w:rsidTr="002D5B43">
            <w:trPr>
              <w:cantSplit/>
              <w:tblCellSpacing w:w="15" w:type="dxa"/>
            </w:trPr>
            <w:tc>
              <w:tcPr>
                <w:tcW w:w="0" w:type="auto"/>
                <w:vAlign w:val="center"/>
                <w:hideMark/>
              </w:tcPr>
              <w:p w14:paraId="6222A770" w14:textId="1839031E"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Heavy-lift, NDAA-compliant payload platform</w:t>
                </w:r>
              </w:p>
            </w:tc>
            <w:tc>
              <w:tcPr>
                <w:tcW w:w="0" w:type="auto"/>
                <w:vAlign w:val="center"/>
                <w:hideMark/>
              </w:tcPr>
              <w:p w14:paraId="667E655A" w14:textId="51668CEC"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crop monitoring, multispectral imaging, thermal imaging, vegetation analysis, agricultural mapping, advanced payload-based data collection, and future expansion into LiDAR-based mapping or advanced inspection workflows. A platform in this class gives students experience with professional aircraft capable of carrying mission-specific payloads used in agriculture, inspection, surveying, and public-sector operations.</w:t>
                </w:r>
              </w:p>
            </w:tc>
            <w:tc>
              <w:tcPr>
                <w:tcW w:w="0" w:type="auto"/>
                <w:vAlign w:val="center"/>
                <w:hideMark/>
              </w:tcPr>
              <w:p w14:paraId="1A031C9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$75,000 – $90,000</w:t>
                </w:r>
              </w:p>
            </w:tc>
          </w:tr>
          <w:tr w:rsidR="00FB08AB" w:rsidRPr="005F71BC" w14:paraId="0C0FFB8D" w14:textId="77777777" w:rsidTr="002D5B43">
            <w:trPr>
              <w:cantSplit/>
              <w:tblCellSpacing w:w="15" w:type="dxa"/>
            </w:trPr>
            <w:tc>
              <w:tcPr>
                <w:tcW w:w="0" w:type="auto"/>
                <w:vAlign w:val="center"/>
                <w:hideMark/>
              </w:tcPr>
              <w:p w14:paraId="5646D7B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lastRenderedPageBreak/>
                  <w:t>Agricultural Spray Drone System</w:t>
                </w:r>
              </w:p>
            </w:tc>
            <w:tc>
              <w:tcPr>
                <w:tcW w:w="0" w:type="auto"/>
                <w:vAlign w:val="center"/>
                <w:hideMark/>
              </w:tcPr>
              <w:p w14:paraId="76CE724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Supports spray mission instruction in AERO 162, Drone Applications in Precision Agriculture. Includes spray-capable aircraft, batteries, charger, calibration equipment, PPE, and field safety equipment.</w:t>
                </w:r>
              </w:p>
            </w:tc>
            <w:tc>
              <w:tcPr>
                <w:tcW w:w="0" w:type="auto"/>
                <w:vAlign w:val="center"/>
                <w:hideMark/>
              </w:tcPr>
              <w:p w14:paraId="6901FB3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$25,000 – $40,000</w:t>
                </w:r>
              </w:p>
            </w:tc>
          </w:tr>
        </w:tbl>
        <w:p w14:paraId="5C3200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537E20A"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w:t>
          </w:r>
        </w:p>
        <w:p w14:paraId="4BE756C6" w14:textId="5A222839"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needed to finalize Course Outlines of Record, develop lab exercises, create assessments, and align instruction with current FAA Part 107 requirements, proposed Part 108 developments, safety principles informed by 14 CFR Part 5, and applied mapping, agriculture, and public safety practices. These estimates are phased with the course rollout and are intended to support curriculum development, advisory input, and creation of hands-on instructional materials.</w:t>
          </w:r>
        </w:p>
        <w:p w14:paraId="04F8CC2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00"/>
            <w:gridCol w:w="7080"/>
            <w:gridCol w:w="2010"/>
          </w:tblGrid>
          <w:tr w:rsidR="00FB08AB" w:rsidRPr="005F71BC" w14:paraId="7FAE9EDB" w14:textId="77777777" w:rsidTr="002D5B43">
            <w:trPr>
              <w:cantSplit/>
              <w:tblHeader/>
              <w:tblCellSpacing w:w="15" w:type="dxa"/>
            </w:trPr>
            <w:tc>
              <w:tcPr>
                <w:tcW w:w="855" w:type="dxa"/>
                <w:tcBorders>
                  <w:bottom w:val="single" w:sz="4" w:space="0" w:color="auto"/>
                </w:tcBorders>
                <w:vAlign w:val="center"/>
                <w:hideMark/>
              </w:tcPr>
              <w:p w14:paraId="57BD1FC1"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Year</w:t>
                </w:r>
              </w:p>
            </w:tc>
            <w:tc>
              <w:tcPr>
                <w:tcW w:w="7050" w:type="dxa"/>
                <w:tcBorders>
                  <w:bottom w:val="single" w:sz="4" w:space="0" w:color="auto"/>
                </w:tcBorders>
                <w:vAlign w:val="center"/>
                <w:hideMark/>
              </w:tcPr>
              <w:p w14:paraId="0D78074F"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Course Development Focus</w:t>
                </w:r>
              </w:p>
            </w:tc>
            <w:tc>
              <w:tcPr>
                <w:tcW w:w="0" w:type="auto"/>
                <w:tcBorders>
                  <w:bottom w:val="single" w:sz="4" w:space="0" w:color="auto"/>
                </w:tcBorders>
                <w:vAlign w:val="center"/>
                <w:hideMark/>
              </w:tcPr>
              <w:p w14:paraId="50BD0D28"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635A7875" w14:textId="77777777" w:rsidTr="002D5B43">
            <w:trPr>
              <w:cantSplit/>
              <w:tblCellSpacing w:w="15" w:type="dxa"/>
            </w:trPr>
            <w:tc>
              <w:tcPr>
                <w:tcW w:w="855" w:type="dxa"/>
                <w:vAlign w:val="center"/>
                <w:hideMark/>
              </w:tcPr>
              <w:p w14:paraId="691123E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1</w:t>
                </w:r>
              </w:p>
            </w:tc>
            <w:tc>
              <w:tcPr>
                <w:tcW w:w="7050" w:type="dxa"/>
                <w:vAlign w:val="center"/>
                <w:hideMark/>
              </w:tcPr>
              <w:p w14:paraId="519B47E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Initial course development and refinement for AERO 100, AERO 151, and AERO 161, including foundational labs, mapping workflows, regulatory and safety management scenarios, and assessments.</w:t>
                </w:r>
              </w:p>
            </w:tc>
            <w:tc>
              <w:tcPr>
                <w:tcW w:w="0" w:type="auto"/>
                <w:vAlign w:val="center"/>
                <w:hideMark/>
              </w:tcPr>
              <w:p w14:paraId="4D236EB2"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$5,000 – $15,000</w:t>
                </w:r>
              </w:p>
            </w:tc>
          </w:tr>
          <w:tr w:rsidR="00FB08AB" w:rsidRPr="005F71BC" w14:paraId="27FE6D17" w14:textId="77777777" w:rsidTr="002D5B43">
            <w:trPr>
              <w:cantSplit/>
              <w:tblCellSpacing w:w="15" w:type="dxa"/>
            </w:trPr>
            <w:tc>
              <w:tcPr>
                <w:tcW w:w="855" w:type="dxa"/>
                <w:vAlign w:val="center"/>
                <w:hideMark/>
              </w:tcPr>
              <w:p w14:paraId="20CBF98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2</w:t>
                </w:r>
              </w:p>
            </w:tc>
            <w:tc>
              <w:tcPr>
                <w:tcW w:w="7050" w:type="dxa"/>
                <w:vAlign w:val="center"/>
                <w:hideMark/>
              </w:tcPr>
              <w:p w14:paraId="4C30351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162 and the agriculture pathway, including crop monitoring and water-based spray mission labs, field exercises, and safety procedures.</w:t>
                </w:r>
              </w:p>
            </w:tc>
            <w:tc>
              <w:tcPr>
                <w:tcW w:w="0" w:type="auto"/>
                <w:vAlign w:val="center"/>
                <w:hideMark/>
              </w:tcPr>
              <w:p w14:paraId="7070872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0A8CC0AD" w14:textId="77777777" w:rsidTr="002D5B43">
            <w:trPr>
              <w:cantSplit/>
              <w:tblCellSpacing w:w="15" w:type="dxa"/>
            </w:trPr>
            <w:tc>
              <w:tcPr>
                <w:tcW w:w="855" w:type="dxa"/>
                <w:vAlign w:val="center"/>
                <w:hideMark/>
              </w:tcPr>
              <w:p w14:paraId="66ABD78E"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Year 3</w:t>
                </w:r>
              </w:p>
            </w:tc>
            <w:tc>
              <w:tcPr>
                <w:tcW w:w="7050" w:type="dxa"/>
                <w:vAlign w:val="center"/>
                <w:hideMark/>
              </w:tcPr>
              <w:p w14:paraId="6979585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support for AERO 163 and the public safety pathway, including scenario-based exercises and agency input.</w:t>
                </w:r>
              </w:p>
            </w:tc>
            <w:tc>
              <w:tcPr>
                <w:tcW w:w="0" w:type="auto"/>
                <w:vAlign w:val="center"/>
                <w:hideMark/>
              </w:tcPr>
              <w:p w14:paraId="6F40230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$2,500</w:t>
                </w:r>
              </w:p>
            </w:tc>
          </w:tr>
          <w:tr w:rsidR="00FB08AB" w:rsidRPr="005F71BC" w14:paraId="239B41CD" w14:textId="77777777" w:rsidTr="002D5B43">
            <w:trPr>
              <w:cantSplit/>
              <w:tblCellSpacing w:w="15" w:type="dxa"/>
            </w:trPr>
            <w:tc>
              <w:tcPr>
                <w:tcW w:w="0" w:type="auto"/>
                <w:gridSpan w:val="2"/>
                <w:vAlign w:val="center"/>
                <w:hideMark/>
              </w:tcPr>
              <w:p w14:paraId="54C86D83"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Course Development Estimate:</w:t>
                </w:r>
              </w:p>
            </w:tc>
            <w:tc>
              <w:tcPr>
                <w:tcW w:w="0" w:type="auto"/>
                <w:vAlign w:val="center"/>
                <w:hideMark/>
              </w:tcPr>
              <w:p w14:paraId="281E0B1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bl>
        <w:p w14:paraId="163818E9"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1206868"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352156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0F0AFB8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33609F25"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Total Estimated Program Startup and Expansion Cost</w:t>
          </w:r>
        </w:p>
        <w:p w14:paraId="1CC62942" w14:textId="77777777" w:rsidR="00FB08AB" w:rsidRPr="005F71BC" w:rsidRDefault="00FB08AB" w:rsidP="002D5B43">
          <w:pPr>
            <w:keepNext/>
            <w:keepLines/>
            <w:spacing w:after="0" w:line="240" w:lineRule="auto"/>
            <w:rPr>
              <w:rFonts w:ascii="Arial" w:eastAsia="Aptos" w:hAnsi="Arial" w:cs="Arial"/>
              <w:kern w:val="2"/>
              <w:sz w:val="24"/>
              <w:szCs w:val="24"/>
              <w14:ligatures w14:val="standardContextual"/>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20"/>
            <w:gridCol w:w="4011"/>
          </w:tblGrid>
          <w:tr w:rsidR="00FB08AB" w:rsidRPr="005F71BC" w14:paraId="73BC57CA" w14:textId="77777777" w:rsidTr="002D5B43">
            <w:trPr>
              <w:cantSplit/>
              <w:tblHeader/>
              <w:tblCellSpacing w:w="15" w:type="dxa"/>
            </w:trPr>
            <w:tc>
              <w:tcPr>
                <w:tcW w:w="4275" w:type="dxa"/>
                <w:tcBorders>
                  <w:bottom w:val="single" w:sz="4" w:space="0" w:color="auto"/>
                </w:tcBorders>
                <w:vAlign w:val="center"/>
                <w:hideMark/>
              </w:tcPr>
              <w:p w14:paraId="79298225"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Category</w:t>
                </w:r>
              </w:p>
            </w:tc>
            <w:tc>
              <w:tcPr>
                <w:tcW w:w="2385" w:type="dxa"/>
                <w:tcBorders>
                  <w:bottom w:val="single" w:sz="4" w:space="0" w:color="auto"/>
                </w:tcBorders>
                <w:vAlign w:val="center"/>
                <w:hideMark/>
              </w:tcPr>
              <w:p w14:paraId="4872B5FC" w14:textId="77777777" w:rsidR="00FB08AB" w:rsidRPr="005F71BC" w:rsidRDefault="00FB08AB" w:rsidP="00FB08AB">
                <w:pPr>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Estimated Cost</w:t>
                </w:r>
              </w:p>
            </w:tc>
          </w:tr>
          <w:tr w:rsidR="00FB08AB" w:rsidRPr="005F71BC" w14:paraId="0FFB996F" w14:textId="77777777" w:rsidTr="002D5B43">
            <w:trPr>
              <w:cantSplit/>
              <w:tblCellSpacing w:w="15" w:type="dxa"/>
            </w:trPr>
            <w:tc>
              <w:tcPr>
                <w:tcW w:w="4275" w:type="dxa"/>
                <w:vAlign w:val="center"/>
                <w:hideMark/>
              </w:tcPr>
              <w:p w14:paraId="1B80D90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Equipment and Software</w:t>
                </w:r>
              </w:p>
            </w:tc>
            <w:tc>
              <w:tcPr>
                <w:tcW w:w="2385" w:type="dxa"/>
                <w:vAlign w:val="center"/>
                <w:hideMark/>
              </w:tcPr>
              <w:p w14:paraId="3912596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$207,000 – $345,000</w:t>
                </w:r>
              </w:p>
            </w:tc>
          </w:tr>
          <w:tr w:rsidR="00FB08AB" w:rsidRPr="005F71BC" w14:paraId="3177510F" w14:textId="77777777" w:rsidTr="002D5B43">
            <w:trPr>
              <w:cantSplit/>
              <w:tblCellSpacing w:w="15" w:type="dxa"/>
            </w:trPr>
            <w:tc>
              <w:tcPr>
                <w:tcW w:w="4275" w:type="dxa"/>
                <w:vAlign w:val="center"/>
                <w:hideMark/>
              </w:tcPr>
              <w:p w14:paraId="4239FDD5"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Course Development</w:t>
                </w:r>
              </w:p>
            </w:tc>
            <w:tc>
              <w:tcPr>
                <w:tcW w:w="2385" w:type="dxa"/>
                <w:vAlign w:val="center"/>
                <w:hideMark/>
              </w:tcPr>
              <w:p w14:paraId="45CBAB4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$10,000 – $20,000</w:t>
                </w:r>
              </w:p>
            </w:tc>
          </w:tr>
          <w:tr w:rsidR="00FB08AB" w:rsidRPr="005F71BC" w14:paraId="2F354307" w14:textId="77777777" w:rsidTr="002D5B43">
            <w:trPr>
              <w:cantSplit/>
              <w:tblCellSpacing w:w="15" w:type="dxa"/>
            </w:trPr>
            <w:tc>
              <w:tcPr>
                <w:tcW w:w="4275" w:type="dxa"/>
                <w:vAlign w:val="center"/>
                <w:hideMark/>
              </w:tcPr>
              <w:p w14:paraId="496D8D1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b/>
                    <w:bCs/>
                    <w:kern w:val="2"/>
                    <w:sz w:val="24"/>
                    <w:szCs w:val="24"/>
                    <w14:ligatures w14:val="standardContextual"/>
                  </w:rPr>
                  <w:t>Total Estimated Investment</w:t>
                </w:r>
              </w:p>
            </w:tc>
            <w:tc>
              <w:tcPr>
                <w:tcW w:w="2385" w:type="dxa"/>
                <w:vAlign w:val="center"/>
                <w:hideMark/>
              </w:tcPr>
              <w:p w14:paraId="0ACB2ACA" w14:textId="77777777" w:rsidR="00FB08AB" w:rsidRPr="005F71BC" w:rsidRDefault="00FB08AB" w:rsidP="00FB08AB">
                <w:pPr>
                  <w:spacing w:after="0" w:line="240" w:lineRule="auto"/>
                  <w:rPr>
                    <w:rFonts w:ascii="Arial" w:eastAsia="Aptos" w:hAnsi="Arial" w:cs="Arial"/>
                    <w:kern w:val="2"/>
                    <w:sz w:val="24"/>
                    <w:szCs w:val="24"/>
                    <w14:ligatures w14:val="standardContextual"/>
                  </w:rPr>
                </w:pPr>
                <w:commentRangeStart w:id="367"/>
                <w:commentRangeStart w:id="368"/>
                <w:commentRangeStart w:id="369"/>
                <w:commentRangeStart w:id="370"/>
                <w:r w:rsidRPr="009A3E69">
                  <w:rPr>
                    <w:rFonts w:ascii="Arial" w:eastAsia="Aptos" w:hAnsi="Arial" w:cs="Arial"/>
                    <w:b/>
                    <w:bCs/>
                    <w:kern w:val="2"/>
                    <w:sz w:val="24"/>
                    <w:szCs w:val="24"/>
                    <w:highlight w:val="yellow"/>
                    <w14:ligatures w14:val="standardContextual"/>
                  </w:rPr>
                  <w:t>$217,000 – $350,000</w:t>
                </w:r>
                <w:commentRangeEnd w:id="368"/>
                <w:r w:rsidRPr="005F71BC">
                  <w:rPr>
                    <w:rStyle w:val="CommentReference"/>
                    <w:rFonts w:ascii="Arial" w:eastAsia="Aptos" w:hAnsi="Arial" w:cs="Arial"/>
                    <w:kern w:val="2"/>
                    <w:sz w:val="24"/>
                    <w:szCs w:val="24"/>
                    <w14:ligatures w14:val="standardContextual"/>
                  </w:rPr>
                  <w:commentReference w:id="368"/>
                </w:r>
                <w:commentRangeEnd w:id="369"/>
                <w:r w:rsidR="002D5B43" w:rsidRPr="005F71BC">
                  <w:rPr>
                    <w:rStyle w:val="CommentReference"/>
                    <w:rFonts w:ascii="Arial" w:eastAsia="Aptos" w:hAnsi="Arial" w:cs="Arial"/>
                    <w:kern w:val="2"/>
                    <w:sz w:val="24"/>
                    <w:szCs w:val="24"/>
                    <w14:ligatures w14:val="standardContextual"/>
                  </w:rPr>
                  <w:commentReference w:id="369"/>
                </w:r>
                <w:commentRangeEnd w:id="370"/>
                <w:r w:rsidRPr="005F71BC">
                  <w:rPr>
                    <w:rStyle w:val="CommentReference"/>
                    <w:rFonts w:ascii="Arial" w:eastAsia="Aptos" w:hAnsi="Arial" w:cs="Arial"/>
                    <w:kern w:val="2"/>
                    <w:sz w:val="24"/>
                    <w:szCs w:val="24"/>
                    <w14:ligatures w14:val="standardContextual"/>
                  </w:rPr>
                  <w:commentReference w:id="370"/>
                </w:r>
                <w:commentRangeEnd w:id="367"/>
                <w:r w:rsidRPr="005F71BC">
                  <w:rPr>
                    <w:rStyle w:val="CommentReference"/>
                    <w:rFonts w:ascii="Arial" w:eastAsia="Aptos" w:hAnsi="Arial" w:cs="Arial"/>
                    <w:kern w:val="2"/>
                    <w:sz w:val="24"/>
                    <w:szCs w:val="24"/>
                    <w14:ligatures w14:val="standardContextual"/>
                  </w:rPr>
                  <w:commentReference w:id="367"/>
                </w:r>
              </w:p>
            </w:tc>
          </w:tr>
        </w:tbl>
        <w:p w14:paraId="29592D8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D3345B0" w14:textId="77777777" w:rsidR="00FB08AB" w:rsidRPr="005F71BC" w:rsidRDefault="00FB08AB" w:rsidP="002D5B43">
          <w:pPr>
            <w:keepNext/>
            <w:keepLines/>
            <w:spacing w:after="0" w:line="240" w:lineRule="auto"/>
            <w:rPr>
              <w:rFonts w:ascii="Arial" w:eastAsia="Aptos" w:hAnsi="Arial" w:cs="Arial"/>
              <w:b/>
              <w:bCs/>
              <w:kern w:val="2"/>
              <w:sz w:val="24"/>
              <w:szCs w:val="24"/>
              <w14:ligatures w14:val="standardContextual"/>
            </w:rPr>
          </w:pPr>
          <w:r>
            <w:rPr>
              <w:rFonts w:ascii="Arial" w:eastAsia="Aptos" w:hAnsi="Arial" w:cs="Arial"/>
              <w:b/>
              <w:bCs/>
              <w:kern w:val="2"/>
              <w:sz w:val="24"/>
              <w:szCs w:val="24"/>
              <w14:ligatures w14:val="standardContextual"/>
            </w:rPr>
            <w:t>Narrative Justification</w:t>
          </w:r>
        </w:p>
        <w:p w14:paraId="1305680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 xml:space="preserve">Equipment, software, and course development needs are aligned with the phased course offering schedule. The program already has a DJI 4T and DJI 4E, and those aircraft were considered when developing the initial course sequence. The DJI 4E supports mapping and photogrammetry instruction, while the DJI 4T supports thermal imaging, applied inspection, and public safety-related training scenarios. This existing equipment allows the program to </w:t>
          </w:r>
          <w:r>
            <w:rPr>
              <w:rFonts w:ascii="Arial" w:eastAsia="Aptos" w:hAnsi="Arial" w:cs="Arial"/>
              <w:kern w:val="2"/>
              <w:sz w:val="24"/>
              <w:szCs w:val="24"/>
              <w14:ligatures w14:val="standardContextual"/>
            </w:rPr>
            <w:lastRenderedPageBreak/>
            <w:t>launch core instruction without requiring the immediate purchase of all enterprise-level aircraft.</w:t>
          </w:r>
        </w:p>
        <w:p w14:paraId="51739387"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59EF7F7A" w14:textId="589577BC"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Additional equipment is intended to broaden instructional capability and expose students to the range of platforms used across industry. In Year 1, a set of 12 to 16 low-cost drones will give AERO 100 students aircraft to build, troubleshoot, and fly. AERO 100 currently has no aircraft for this purpose, and hands-on assembly and troubleshooting build the mechanical understanding operators need in the field. Also in Year 1, adding an NDAA-compliant enterprise platform (for example, the Inspired Flight IF800 Tomcat)</w:t>
          </w:r>
          <w:commentRangeStart w:id="371"/>
          <w:commentRangeStart w:id="372"/>
          <w:commentRangeStart w:id="373"/>
          <w:commentRangeStart w:id="374"/>
          <w:r>
            <w:rPr>
              <w:rFonts w:ascii="Arial" w:eastAsia="Aptos" w:hAnsi="Arial" w:cs="Arial"/>
              <w:kern w:val="2"/>
              <w:sz w:val="24"/>
              <w:szCs w:val="24"/>
              <w14:ligatures w14:val="standardContextual"/>
            </w:rPr>
            <w:t xml:space="preserve">, </w:t>
          </w:r>
          <w:commentRangeEnd w:id="371"/>
          <w:r w:rsidR="002D5B43">
            <w:rPr>
              <w:rStyle w:val="CommentReference"/>
              <w:rFonts w:ascii="Arial" w:eastAsia="Aptos" w:hAnsi="Arial" w:cs="Arial"/>
              <w:kern w:val="2"/>
              <w:sz w:val="24"/>
              <w:szCs w:val="24"/>
              <w14:ligatures w14:val="standardContextual"/>
            </w:rPr>
            <w:commentReference w:id="371"/>
          </w:r>
          <w:commentRangeEnd w:id="372"/>
          <w:r w:rsidR="006270E5">
            <w:rPr>
              <w:rStyle w:val="CommentReference"/>
              <w:rFonts w:ascii="Arial" w:eastAsia="Aptos" w:hAnsi="Arial" w:cs="Arial"/>
              <w:kern w:val="2"/>
              <w:sz w:val="24"/>
              <w:szCs w:val="24"/>
              <w14:ligatures w14:val="standardContextual"/>
            </w:rPr>
            <w:commentReference w:id="372"/>
          </w:r>
          <w:commentRangeEnd w:id="373"/>
          <w:r>
            <w:rPr>
              <w:rStyle w:val="CommentReference"/>
              <w:rFonts w:ascii="Arial" w:eastAsia="Aptos" w:hAnsi="Arial" w:cs="Arial"/>
              <w:kern w:val="2"/>
              <w:sz w:val="24"/>
              <w:szCs w:val="24"/>
              <w14:ligatures w14:val="standardContextual"/>
            </w:rPr>
            <w:commentReference w:id="373"/>
          </w:r>
          <w:commentRangeEnd w:id="374"/>
          <w:r>
            <w:rPr>
              <w:rStyle w:val="CommentReference"/>
              <w:rFonts w:ascii="Arial" w:eastAsia="Aptos" w:hAnsi="Arial" w:cs="Arial"/>
              <w:kern w:val="2"/>
              <w:sz w:val="24"/>
              <w:szCs w:val="24"/>
              <w14:ligatures w14:val="standardContextual"/>
            </w:rPr>
            <w:commentReference w:id="374"/>
          </w:r>
          <w:r>
            <w:rPr>
              <w:rFonts w:ascii="Arial" w:eastAsia="Aptos" w:hAnsi="Arial" w:cs="Arial"/>
              <w:kern w:val="2"/>
              <w:sz w:val="24"/>
              <w:szCs w:val="24"/>
              <w14:ligatures w14:val="standardContextual"/>
            </w:rPr>
            <w:t>would give students experience with the type of secure aircraft used in utility, infrastructure, and public agency drone programs, supporting mission planning and operations in AERO 151 and data collection in AERO 161. In Year 2, adding a heavy-lift, NDAA-compliant payload platform, would support crop monitoring and advanced agricultural data collection by allowing students to work with multispectral, thermal, and future LiDAR-capable payloads. Agricultural spray operations require a separate spray-capable aircraft and related safety equipment, which is why that purchase is aligned with the Year 2 agriculture expansion.</w:t>
          </w:r>
        </w:p>
        <w:p w14:paraId="53FA5891"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6248612" w14:textId="202CE321"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The fleet strategy is intentionally diversified. Rather than purchasing a large number of uniform ready-to-fly drones, the program will use low-cost aircraft that AERO 100 students build and maintain, supplemented by mission-specific platforms aligned to each instructional track. This reduces redundancy, increases student exposure to the types of platforms they will encounter in industry, and allows purchases to be evaluated against the requirements of each funding source.</w:t>
          </w:r>
        </w:p>
        <w:p w14:paraId="023840C0"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318C1EB"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Course development funding is included to ensure that the program is not only purchasing equipment, but also building the instructional structure needed to use that equipment effectively. This includes lab development, field exercises, assessments, safety procedures, and alignment with industry expectations. Year 1 carries the largest course development estimate because it establishes the foundation of the program. Smaller development allocations in Years 2 and 3 support expansion into agriculture and public safety without overstating future costs.</w:t>
          </w:r>
        </w:p>
        <w:p w14:paraId="27D428BF"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112BDFBC" w14:textId="77777777" w:rsidR="00FB08AB" w:rsidRPr="005F71BC" w:rsidRDefault="00FB08AB" w:rsidP="00FB08AB">
          <w:pPr>
            <w:spacing w:after="0" w:line="240" w:lineRule="auto"/>
            <w:rPr>
              <w:rFonts w:ascii="Arial" w:eastAsia="Aptos" w:hAnsi="Arial" w:cs="Arial"/>
              <w:kern w:val="2"/>
              <w:sz w:val="24"/>
              <w:szCs w:val="24"/>
              <w14:ligatures w14:val="standardContextual"/>
            </w:rPr>
          </w:pPr>
          <w:r>
            <w:rPr>
              <w:rFonts w:ascii="Arial" w:eastAsia="Aptos" w:hAnsi="Arial" w:cs="Arial"/>
              <w:kern w:val="2"/>
              <w:sz w:val="24"/>
              <w:szCs w:val="24"/>
              <w14:ligatures w14:val="standardContextual"/>
            </w:rPr>
            <w:t>This phased approach allows the college to use available Strong Workforce Program funding strategically, including funds already allocated for equipment and course development, while delaying more specialized purchases until the corresponding courses are ready to launch. Additional funding sources, including Perkins, regional workforce funds, and industry partnerships, may also be pursued to offset costs and support program expansion. All equipment estimates in this proposal assume that every aircraft is purchased outright. The program will solicit support from drone manufacturers based in San Luis Obispo County, including Inspired Flight, Edge Autonomy, and ESAero, in the form of donated equipment, educational pricing, and loaner aircraft. Any support secured will reduce these figures.</w:t>
          </w:r>
        </w:p>
        <w:p w14:paraId="5B32F98D" w14:textId="77777777" w:rsidR="00FB08AB" w:rsidRPr="005F71BC" w:rsidRDefault="00FB08AB" w:rsidP="00FB08AB">
          <w:pPr>
            <w:spacing w:after="0" w:line="240" w:lineRule="auto"/>
            <w:rPr>
              <w:rFonts w:ascii="Arial" w:eastAsia="Aptos" w:hAnsi="Arial" w:cs="Arial"/>
              <w:kern w:val="2"/>
              <w:sz w:val="24"/>
              <w:szCs w:val="24"/>
              <w14:ligatures w14:val="standardContextual"/>
            </w:rPr>
          </w:pPr>
        </w:p>
        <w:p w14:paraId="4D9C7049" w14:textId="77777777" w:rsidR="00C42AA8" w:rsidRDefault="00000000" w:rsidP="009C4FEF">
          <w:pPr>
            <w:pStyle w:val="BodyText"/>
            <w:kinsoku w:val="0"/>
            <w:overflowPunct w:val="0"/>
            <w:spacing w:after="240"/>
            <w:rPr>
              <w:b/>
              <w:bCs/>
            </w:rPr>
          </w:pPr>
        </w:p>
      </w:sdtContent>
    </w:sdt>
    <w:p w14:paraId="058C871A" w14:textId="77777777" w:rsidR="001E3791" w:rsidRPr="009C4FEF" w:rsidRDefault="001E3791" w:rsidP="006270E5">
      <w:pPr>
        <w:pStyle w:val="BodyText"/>
        <w:keepNext/>
        <w:keepLines/>
        <w:kinsoku w:val="0"/>
        <w:overflowPunct w:val="0"/>
        <w:spacing w:after="240"/>
        <w:rPr>
          <w:b/>
          <w:bCs/>
          <w:spacing w:val="-2"/>
        </w:rPr>
      </w:pPr>
      <w:commentRangeStart w:id="375"/>
      <w:commentRangeStart w:id="376"/>
      <w:r>
        <w:rPr>
          <w:b/>
          <w:bCs/>
        </w:rPr>
        <w:lastRenderedPageBreak/>
        <w:t>Facility</w:t>
      </w:r>
      <w:r>
        <w:rPr>
          <w:b/>
          <w:bCs/>
          <w:spacing w:val="-3"/>
        </w:rPr>
        <w:t xml:space="preserve"> </w:t>
      </w:r>
      <w:r>
        <w:rPr>
          <w:b/>
          <w:bCs/>
        </w:rPr>
        <w:t>Needs</w:t>
      </w:r>
      <w:r>
        <w:rPr>
          <w:b/>
          <w:bCs/>
          <w:spacing w:val="-3"/>
        </w:rPr>
        <w:t xml:space="preserve"> </w:t>
      </w:r>
      <w:r>
        <w:rPr>
          <w:b/>
          <w:bCs/>
        </w:rPr>
        <w:t xml:space="preserve">/ </w:t>
      </w:r>
      <w:r>
        <w:rPr>
          <w:b/>
          <w:bCs/>
          <w:spacing w:val="-2"/>
        </w:rPr>
        <w:t>Costs:</w:t>
      </w:r>
      <w:commentRangeEnd w:id="375"/>
      <w:r w:rsidR="006270E5" w:rsidRPr="009C4FEF">
        <w:rPr>
          <w:rStyle w:val="CommentReference"/>
          <w:b/>
          <w:bCs/>
          <w:spacing w:val="-2"/>
          <w:sz w:val="24"/>
          <w:szCs w:val="24"/>
        </w:rPr>
        <w:commentReference w:id="375"/>
      </w:r>
      <w:commentRangeEnd w:id="376"/>
      <w:r w:rsidR="00FB08AB" w:rsidRPr="009C4FEF">
        <w:rPr>
          <w:rStyle w:val="CommentReference"/>
          <w:b/>
          <w:bCs/>
          <w:spacing w:val="-2"/>
          <w:sz w:val="24"/>
          <w:szCs w:val="24"/>
        </w:rPr>
        <w:commentReference w:id="376"/>
      </w:r>
    </w:p>
    <w:sdt>
      <w:sdtPr>
        <w:rPr>
          <w:rFonts w:ascii="Arial" w:hAnsi="Arial" w:cs="Arial"/>
          <w:sz w:val="24"/>
          <w:szCs w:val="24"/>
        </w:rPr>
        <w:id w:val="667210466"/>
        <w:placeholder>
          <w:docPart w:val="DefaultPlaceholder_-1854013440"/>
        </w:placeholder>
      </w:sdtPr>
      <w:sdtContent>
        <w:p w14:paraId="7B27971B"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Needs:</w:t>
          </w:r>
        </w:p>
        <w:p w14:paraId="38DCDC86"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Outdoor Flight Space / Field: The AERO courses require "adequate space" for hands-on lab sessions. Because the instructor can only safely supervise a limited number of concurrent flights, having a large enough outdoor area is necessary to utilize aircraft geofencing capabilities and allow three to six drones to be airborne simultaneously.</w:t>
          </w:r>
        </w:p>
        <w:p w14:paraId="0C04C1F2"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Competency Testing Area: The program will need an appropriate area (likely outdoors) to set up "NIST Open Test Lanes," which are standardized flight competency tests utilizing "omni buckets" built during the lab.</w:t>
          </w:r>
        </w:p>
        <w:p w14:paraId="2D911C69"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Computer Lab: AERO 161, Drone Applications in Geospatial Technology, involves computationally intensive photogrammetry processing. The program needs access to a computer lab equipped with "reasonably powerful machines" that meet the system requirements for software like Agisoft Metashape.</w:t>
          </w:r>
        </w:p>
        <w:p w14:paraId="32FBA42A" w14:textId="77777777" w:rsidR="00FB08AB" w:rsidRPr="005F71BC" w:rsidRDefault="00FB08AB" w:rsidP="00FB08AB">
          <w:pPr>
            <w:numPr>
              <w:ilvl w:val="0"/>
              <w:numId w:val="22"/>
            </w:numPr>
            <w:spacing w:after="0"/>
            <w:rPr>
              <w:rFonts w:ascii="Arial" w:hAnsi="Arial" w:cs="Arial"/>
              <w:sz w:val="24"/>
              <w:szCs w:val="24"/>
            </w:rPr>
          </w:pPr>
          <w:r>
            <w:rPr>
              <w:rFonts w:ascii="Arial" w:hAnsi="Arial" w:cs="Arial"/>
              <w:sz w:val="24"/>
              <w:szCs w:val="24"/>
            </w:rPr>
            <w:t>Spray Mission Training Area: AERO 162 spray instruction is conducted with water only and requires open space suitable for agricultural spray missions. Instruction will take place on campus, at the North County Campus agriculture facility, and/or at industry partner sites.</w:t>
          </w:r>
        </w:p>
        <w:p w14:paraId="7AD5A5B0" w14:textId="622DA1F8" w:rsidR="00FB08AB" w:rsidRPr="005F71BC" w:rsidRDefault="00FB08AB" w:rsidP="00BC31A2">
          <w:pPr>
            <w:numPr>
              <w:ilvl w:val="0"/>
              <w:numId w:val="22"/>
            </w:numPr>
            <w:spacing w:after="0"/>
            <w:rPr>
              <w:rFonts w:ascii="Arial" w:hAnsi="Arial" w:cs="Arial"/>
              <w:b/>
              <w:bCs/>
              <w:sz w:val="24"/>
              <w:szCs w:val="24"/>
            </w:rPr>
          </w:pPr>
          <w:r>
            <w:rPr>
              <w:rFonts w:ascii="Arial" w:hAnsi="Arial" w:cs="Arial"/>
              <w:sz w:val="24"/>
              <w:szCs w:val="24"/>
            </w:rPr>
            <w:t>Equipment Storage: Program aircraft, field equipment, and instructional materials will be stored at the airport with other aerospace program materials</w:t>
          </w:r>
          <w:ins w:id="377" w:author="Kyle Nessen" w:date="2026-10-26T21:50:00Z" w16du:dateUtc="2026-10-27T04:50:00Z">
            <w:r w:rsidR="00BC31A2">
              <w:rPr>
                <w:rFonts w:ascii="Arial" w:hAnsi="Arial" w:cs="Arial"/>
                <w:sz w:val="24"/>
                <w:szCs w:val="24"/>
              </w:rPr>
              <w:t>.</w:t>
            </w:r>
          </w:ins>
        </w:p>
        <w:p w14:paraId="7142473F" w14:textId="77777777" w:rsidR="00FB08AB" w:rsidRPr="005F71BC" w:rsidRDefault="00FB08AB" w:rsidP="006270E5">
          <w:pPr>
            <w:keepNext/>
            <w:keepLines/>
            <w:spacing w:after="0"/>
            <w:rPr>
              <w:rFonts w:ascii="Arial" w:hAnsi="Arial" w:cs="Arial"/>
              <w:b/>
              <w:bCs/>
              <w:sz w:val="24"/>
              <w:szCs w:val="24"/>
            </w:rPr>
          </w:pPr>
          <w:r>
            <w:rPr>
              <w:rFonts w:ascii="Arial" w:hAnsi="Arial" w:cs="Arial"/>
              <w:b/>
              <w:bCs/>
              <w:sz w:val="24"/>
              <w:szCs w:val="24"/>
            </w:rPr>
            <w:t>Facility Costs:</w:t>
          </w:r>
        </w:p>
        <w:p w14:paraId="16B434E6"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No Direct Facility Construction/Rental Costs: This proposal does not allocate specific funds from the budget for facility upgrades or rentals.</w:t>
          </w:r>
        </w:p>
        <w:p w14:paraId="1A5E1C85" w14:textId="77777777"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Alternative Computer Lab Costs: If the college does not currently have an adequate computer lab for AERO 161, the program may avoid hardware upgrade costs by purchasing cloud-based processing subscriptions instead.</w:t>
          </w:r>
        </w:p>
        <w:p w14:paraId="2778E04D" w14:textId="3673AC0F" w:rsidR="00FB08AB" w:rsidRPr="005F71BC" w:rsidRDefault="00FB08AB" w:rsidP="00FB08AB">
          <w:pPr>
            <w:numPr>
              <w:ilvl w:val="0"/>
              <w:numId w:val="23"/>
            </w:numPr>
            <w:spacing w:after="0"/>
            <w:rPr>
              <w:rFonts w:ascii="Arial" w:hAnsi="Arial" w:cs="Arial"/>
              <w:sz w:val="24"/>
              <w:szCs w:val="24"/>
            </w:rPr>
          </w:pPr>
          <w:r>
            <w:rPr>
              <w:rFonts w:ascii="Arial" w:hAnsi="Arial" w:cs="Arial"/>
              <w:sz w:val="24"/>
              <w:szCs w:val="24"/>
            </w:rPr>
            <w:t xml:space="preserve">Off-Grid Power Costs: Because the outdoor field spaces likely do not have power, the program is allocating $599 for an EcoFlow DELTA 3 portable power station and a 220W solar panel, with the goal of supporting a fleet of 6 drones through a full 3-hour lab session. </w:t>
          </w:r>
        </w:p>
        <w:p w14:paraId="6341B679" w14:textId="77777777" w:rsidR="00FB08AB" w:rsidRPr="005F71BC" w:rsidRDefault="00FB08AB" w:rsidP="00FB08AB">
          <w:pPr>
            <w:spacing w:after="0"/>
            <w:rPr>
              <w:rFonts w:ascii="Arial" w:hAnsi="Arial" w:cs="Arial"/>
              <w:sz w:val="24"/>
              <w:szCs w:val="24"/>
            </w:rPr>
          </w:pPr>
        </w:p>
        <w:p w14:paraId="6B022B41" w14:textId="77777777" w:rsidR="001E3791" w:rsidRPr="009C4FEF" w:rsidRDefault="00000000" w:rsidP="009C4FEF">
          <w:pPr>
            <w:spacing w:after="0"/>
            <w:rPr>
              <w:rFonts w:ascii="Arial" w:hAnsi="Arial" w:cs="Arial"/>
              <w:sz w:val="24"/>
              <w:szCs w:val="24"/>
            </w:rPr>
          </w:pPr>
        </w:p>
      </w:sdtContent>
    </w:sdt>
    <w:p w14:paraId="4D423AA6" w14:textId="77777777" w:rsidR="001E3791" w:rsidRPr="009C4FEF" w:rsidRDefault="001E3791" w:rsidP="009C4FEF">
      <w:pPr>
        <w:rPr>
          <w:rFonts w:ascii="Arial" w:hAnsi="Arial" w:cs="Arial"/>
          <w:sz w:val="24"/>
          <w:szCs w:val="24"/>
        </w:rPr>
      </w:pPr>
    </w:p>
    <w:p w14:paraId="00D0CAA6" w14:textId="77777777" w:rsidR="001E3791" w:rsidRPr="00AE0B3B" w:rsidRDefault="001E3791" w:rsidP="006270E5">
      <w:pPr>
        <w:pStyle w:val="BodyText"/>
        <w:keepNext/>
        <w:keepLines/>
        <w:kinsoku w:val="0"/>
        <w:overflowPunct w:val="0"/>
        <w:spacing w:after="240"/>
        <w:ind w:right="498"/>
        <w:jc w:val="both"/>
        <w:rPr>
          <w:i/>
          <w:iCs/>
          <w:sz w:val="22"/>
          <w:szCs w:val="22"/>
        </w:rPr>
      </w:pPr>
      <w:r>
        <w:rPr>
          <w:b/>
          <w:bCs/>
        </w:rPr>
        <w:t>Library</w:t>
      </w:r>
      <w:r>
        <w:rPr>
          <w:b/>
          <w:bCs/>
          <w:spacing w:val="-2"/>
        </w:rPr>
        <w:t xml:space="preserve"> </w:t>
      </w:r>
      <w:r>
        <w:rPr>
          <w:b/>
          <w:bCs/>
        </w:rPr>
        <w:t>/</w:t>
      </w:r>
      <w:r>
        <w:rPr>
          <w:b/>
          <w:bCs/>
          <w:spacing w:val="-5"/>
        </w:rPr>
        <w:t xml:space="preserve"> </w:t>
      </w:r>
      <w:r>
        <w:rPr>
          <w:b/>
          <w:bCs/>
        </w:rPr>
        <w:t>Student</w:t>
      </w:r>
      <w:r>
        <w:rPr>
          <w:b/>
          <w:bCs/>
          <w:spacing w:val="-4"/>
        </w:rPr>
        <w:t xml:space="preserve"> </w:t>
      </w:r>
      <w:r>
        <w:rPr>
          <w:b/>
          <w:bCs/>
        </w:rPr>
        <w:t>Support</w:t>
      </w:r>
      <w:r>
        <w:rPr>
          <w:b/>
          <w:bCs/>
          <w:spacing w:val="-3"/>
        </w:rPr>
        <w:t xml:space="preserve"> </w:t>
      </w:r>
      <w:r>
        <w:rPr>
          <w:b/>
          <w:bCs/>
        </w:rPr>
        <w:t>Needs</w:t>
      </w:r>
      <w:r>
        <w:rPr>
          <w:b/>
          <w:bCs/>
          <w:spacing w:val="-3"/>
        </w:rPr>
        <w:t xml:space="preserve"> </w:t>
      </w:r>
      <w:r>
        <w:rPr>
          <w:b/>
          <w:bCs/>
        </w:rPr>
        <w:t>/</w:t>
      </w:r>
      <w:r>
        <w:rPr>
          <w:b/>
          <w:bCs/>
          <w:spacing w:val="-3"/>
        </w:rPr>
        <w:t xml:space="preserve"> </w:t>
      </w:r>
      <w:r>
        <w:rPr>
          <w:b/>
          <w:bCs/>
        </w:rPr>
        <w:t>Costs:</w:t>
      </w:r>
      <w:r>
        <w:rPr>
          <w:b/>
          <w:bCs/>
          <w:spacing w:val="-4"/>
        </w:rPr>
        <w:t xml:space="preserve"> </w:t>
      </w:r>
      <w:r>
        <w:rPr>
          <w:i/>
          <w:iCs/>
          <w:sz w:val="22"/>
          <w:szCs w:val="22"/>
        </w:rPr>
        <w:t>List</w:t>
      </w:r>
      <w:r>
        <w:rPr>
          <w:i/>
          <w:iCs/>
          <w:spacing w:val="-1"/>
          <w:sz w:val="22"/>
          <w:szCs w:val="22"/>
        </w:rPr>
        <w:t xml:space="preserve"> </w:t>
      </w:r>
      <w:r>
        <w:rPr>
          <w:i/>
          <w:iCs/>
          <w:sz w:val="22"/>
          <w:szCs w:val="22"/>
        </w:rPr>
        <w:t>any</w:t>
      </w:r>
      <w:r>
        <w:rPr>
          <w:i/>
          <w:iCs/>
          <w:spacing w:val="-5"/>
          <w:sz w:val="22"/>
          <w:szCs w:val="22"/>
        </w:rPr>
        <w:t xml:space="preserve"> </w:t>
      </w:r>
      <w:r>
        <w:rPr>
          <w:i/>
          <w:iCs/>
          <w:sz w:val="22"/>
          <w:szCs w:val="22"/>
        </w:rPr>
        <w:t>specific</w:t>
      </w:r>
      <w:r>
        <w:rPr>
          <w:i/>
          <w:iCs/>
          <w:spacing w:val="-4"/>
          <w:sz w:val="22"/>
          <w:szCs w:val="22"/>
        </w:rPr>
        <w:t xml:space="preserve"> </w:t>
      </w:r>
      <w:r>
        <w:rPr>
          <w:i/>
          <w:iCs/>
          <w:sz w:val="22"/>
          <w:szCs w:val="22"/>
        </w:rPr>
        <w:t>library</w:t>
      </w:r>
      <w:r>
        <w:rPr>
          <w:i/>
          <w:iCs/>
          <w:spacing w:val="-4"/>
          <w:sz w:val="22"/>
          <w:szCs w:val="22"/>
        </w:rPr>
        <w:t xml:space="preserve"> </w:t>
      </w:r>
      <w:r>
        <w:rPr>
          <w:i/>
          <w:iCs/>
          <w:sz w:val="22"/>
          <w:szCs w:val="22"/>
        </w:rPr>
        <w:t>and/or</w:t>
      </w:r>
      <w:r>
        <w:rPr>
          <w:i/>
          <w:iCs/>
          <w:spacing w:val="-4"/>
          <w:sz w:val="22"/>
          <w:szCs w:val="22"/>
        </w:rPr>
        <w:t xml:space="preserve"> </w:t>
      </w:r>
      <w:r>
        <w:rPr>
          <w:i/>
          <w:iCs/>
          <w:sz w:val="22"/>
          <w:szCs w:val="22"/>
        </w:rPr>
        <w:t>other</w:t>
      </w:r>
      <w:r>
        <w:rPr>
          <w:i/>
          <w:iCs/>
          <w:spacing w:val="-2"/>
          <w:sz w:val="22"/>
          <w:szCs w:val="22"/>
        </w:rPr>
        <w:t xml:space="preserve"> </w:t>
      </w:r>
      <w:r>
        <w:rPr>
          <w:i/>
          <w:iCs/>
          <w:sz w:val="22"/>
          <w:szCs w:val="22"/>
        </w:rPr>
        <w:t>student support</w:t>
      </w:r>
      <w:r>
        <w:rPr>
          <w:i/>
          <w:iCs/>
          <w:spacing w:val="-2"/>
          <w:sz w:val="22"/>
          <w:szCs w:val="22"/>
        </w:rPr>
        <w:t xml:space="preserve"> </w:t>
      </w:r>
      <w:r>
        <w:rPr>
          <w:i/>
          <w:iCs/>
          <w:sz w:val="22"/>
          <w:szCs w:val="22"/>
        </w:rPr>
        <w:t>needs</w:t>
      </w:r>
      <w:r>
        <w:rPr>
          <w:i/>
          <w:iCs/>
          <w:spacing w:val="-3"/>
          <w:sz w:val="22"/>
          <w:szCs w:val="22"/>
        </w:rPr>
        <w:t xml:space="preserve"> </w:t>
      </w:r>
      <w:r>
        <w:rPr>
          <w:i/>
          <w:iCs/>
          <w:sz w:val="22"/>
          <w:szCs w:val="22"/>
        </w:rPr>
        <w:t>for</w:t>
      </w:r>
      <w:r>
        <w:rPr>
          <w:i/>
          <w:iCs/>
          <w:spacing w:val="-2"/>
          <w:sz w:val="22"/>
          <w:szCs w:val="22"/>
        </w:rPr>
        <w:t xml:space="preserve"> </w:t>
      </w:r>
      <w:r>
        <w:rPr>
          <w:i/>
          <w:iCs/>
          <w:sz w:val="22"/>
          <w:szCs w:val="22"/>
        </w:rPr>
        <w:t>this program</w:t>
      </w:r>
      <w:r>
        <w:rPr>
          <w:i/>
          <w:iCs/>
          <w:spacing w:val="-2"/>
          <w:sz w:val="22"/>
          <w:szCs w:val="22"/>
        </w:rPr>
        <w:t xml:space="preserve"> </w:t>
      </w:r>
      <w:r>
        <w:rPr>
          <w:i/>
          <w:iCs/>
          <w:sz w:val="22"/>
          <w:szCs w:val="22"/>
        </w:rPr>
        <w:t>that would</w:t>
      </w:r>
      <w:r>
        <w:rPr>
          <w:i/>
          <w:iCs/>
          <w:spacing w:val="-1"/>
          <w:sz w:val="22"/>
          <w:szCs w:val="22"/>
        </w:rPr>
        <w:t xml:space="preserve"> </w:t>
      </w:r>
      <w:r>
        <w:rPr>
          <w:i/>
          <w:iCs/>
          <w:sz w:val="22"/>
          <w:szCs w:val="22"/>
        </w:rPr>
        <w:t>be</w:t>
      </w:r>
      <w:r>
        <w:rPr>
          <w:i/>
          <w:iCs/>
          <w:spacing w:val="-3"/>
          <w:sz w:val="22"/>
          <w:szCs w:val="22"/>
        </w:rPr>
        <w:t xml:space="preserve"> </w:t>
      </w:r>
      <w:r>
        <w:rPr>
          <w:i/>
          <w:iCs/>
          <w:sz w:val="22"/>
          <w:szCs w:val="22"/>
        </w:rPr>
        <w:t>needed</w:t>
      </w:r>
      <w:r>
        <w:rPr>
          <w:i/>
          <w:iCs/>
          <w:spacing w:val="-1"/>
          <w:sz w:val="22"/>
          <w:szCs w:val="22"/>
        </w:rPr>
        <w:t xml:space="preserve"> </w:t>
      </w:r>
      <w:r>
        <w:rPr>
          <w:i/>
          <w:iCs/>
          <w:sz w:val="22"/>
          <w:szCs w:val="22"/>
        </w:rPr>
        <w:t>to</w:t>
      </w:r>
      <w:r>
        <w:rPr>
          <w:i/>
          <w:iCs/>
          <w:spacing w:val="-3"/>
          <w:sz w:val="22"/>
          <w:szCs w:val="22"/>
        </w:rPr>
        <w:t xml:space="preserve"> </w:t>
      </w:r>
      <w:r>
        <w:rPr>
          <w:i/>
          <w:iCs/>
          <w:sz w:val="22"/>
          <w:szCs w:val="22"/>
        </w:rPr>
        <w:t>achieve</w:t>
      </w:r>
      <w:r>
        <w:rPr>
          <w:i/>
          <w:iCs/>
          <w:spacing w:val="-3"/>
          <w:sz w:val="22"/>
          <w:szCs w:val="22"/>
        </w:rPr>
        <w:t xml:space="preserve"> </w:t>
      </w:r>
      <w:r>
        <w:rPr>
          <w:i/>
          <w:iCs/>
          <w:sz w:val="22"/>
          <w:szCs w:val="22"/>
        </w:rPr>
        <w:t>the</w:t>
      </w:r>
      <w:r>
        <w:rPr>
          <w:i/>
          <w:iCs/>
          <w:spacing w:val="-1"/>
          <w:sz w:val="22"/>
          <w:szCs w:val="22"/>
        </w:rPr>
        <w:t xml:space="preserve"> </w:t>
      </w:r>
      <w:r>
        <w:rPr>
          <w:i/>
          <w:iCs/>
          <w:sz w:val="22"/>
          <w:szCs w:val="22"/>
        </w:rPr>
        <w:t>program outcomes</w:t>
      </w:r>
      <w:r>
        <w:rPr>
          <w:i/>
          <w:iCs/>
          <w:spacing w:val="-1"/>
          <w:sz w:val="22"/>
          <w:szCs w:val="22"/>
        </w:rPr>
        <w:t xml:space="preserve"> </w:t>
      </w:r>
      <w:r>
        <w:rPr>
          <w:i/>
          <w:iCs/>
          <w:sz w:val="22"/>
          <w:szCs w:val="22"/>
        </w:rPr>
        <w:t>and their project costs.</w:t>
      </w:r>
    </w:p>
    <w:sdt>
      <w:sdtPr>
        <w:rPr>
          <w:rFonts w:ascii="Arial" w:hAnsi="Arial" w:cs="Arial"/>
          <w:sz w:val="24"/>
          <w:szCs w:val="24"/>
        </w:rPr>
        <w:id w:val="1870182265"/>
        <w:placeholder>
          <w:docPart w:val="DefaultPlaceholder_-1854013440"/>
        </w:placeholder>
      </w:sdtPr>
      <w:sdtContent>
        <w:p w14:paraId="64FAFBB3" w14:textId="7130320B" w:rsidR="00AC60DE" w:rsidRPr="00AC60DE" w:rsidRDefault="00AC60DE" w:rsidP="00AC60DE">
          <w:pPr>
            <w:spacing w:after="0"/>
            <w:rPr>
              <w:rFonts w:ascii="Arial" w:hAnsi="Arial" w:cs="Arial"/>
              <w:sz w:val="24"/>
              <w:szCs w:val="24"/>
            </w:rPr>
          </w:pPr>
          <w:r>
            <w:rPr>
              <w:rFonts w:ascii="Arial" w:hAnsi="Arial" w:cs="Arial"/>
              <w:sz w:val="24"/>
              <w:szCs w:val="24"/>
            </w:rPr>
            <w:t>The Drone Technology Program requires minimal additional library and student support resources. Library needs are limited to supplemental digital materials related to FAA regulations, UAS operations, and industry practices, most of which are publicly available or accessible through existing databases.</w:t>
          </w:r>
        </w:p>
        <w:p w14:paraId="0B96E11E" w14:textId="77777777" w:rsidR="00AC60DE" w:rsidRPr="00AC60DE" w:rsidRDefault="00AC60DE" w:rsidP="00AC60DE">
          <w:pPr>
            <w:spacing w:after="0"/>
            <w:rPr>
              <w:rFonts w:ascii="Arial" w:hAnsi="Arial" w:cs="Arial"/>
              <w:sz w:val="24"/>
              <w:szCs w:val="24"/>
            </w:rPr>
          </w:pPr>
        </w:p>
        <w:p w14:paraId="3646E7BB" w14:textId="77777777" w:rsidR="00AC60DE" w:rsidRPr="00AC60DE" w:rsidRDefault="00AC60DE" w:rsidP="00AC60DE">
          <w:pPr>
            <w:spacing w:after="0"/>
            <w:rPr>
              <w:rFonts w:ascii="Arial" w:hAnsi="Arial" w:cs="Arial"/>
              <w:sz w:val="24"/>
              <w:szCs w:val="24"/>
            </w:rPr>
          </w:pPr>
          <w:r>
            <w:rPr>
              <w:rFonts w:ascii="Arial" w:hAnsi="Arial" w:cs="Arial"/>
              <w:sz w:val="24"/>
              <w:szCs w:val="24"/>
            </w:rPr>
            <w:lastRenderedPageBreak/>
            <w:t>Student support needs will be met through existing college services, including academic counseling, career services, and general tutoring support. Additional instructional support for software (mapping, data processing, media tools) will be embedded within courses and faculty office hours.</w:t>
          </w:r>
        </w:p>
        <w:p w14:paraId="5934D4BD" w14:textId="77777777" w:rsidR="001E3791" w:rsidRPr="009C4FEF" w:rsidRDefault="00000000" w:rsidP="009C4FEF">
          <w:pPr>
            <w:spacing w:after="0"/>
            <w:rPr>
              <w:rFonts w:ascii="Arial" w:hAnsi="Arial" w:cs="Arial"/>
              <w:sz w:val="24"/>
              <w:szCs w:val="24"/>
            </w:rPr>
          </w:pPr>
        </w:p>
      </w:sdtContent>
    </w:sdt>
    <w:p w14:paraId="5AD22E66" w14:textId="77777777" w:rsidR="001E3791" w:rsidRPr="009C4FEF" w:rsidRDefault="001E3791" w:rsidP="009C4FEF">
      <w:pPr>
        <w:rPr>
          <w:rFonts w:ascii="Arial" w:hAnsi="Arial" w:cs="Arial"/>
          <w:sz w:val="24"/>
          <w:szCs w:val="24"/>
        </w:rPr>
      </w:pPr>
    </w:p>
    <w:p w14:paraId="4C4AF3CB" w14:textId="77777777" w:rsidR="001E3791" w:rsidRPr="009C4FEF" w:rsidRDefault="001E3791" w:rsidP="006270E5">
      <w:pPr>
        <w:pStyle w:val="BodyText"/>
        <w:keepNext/>
        <w:keepLines/>
        <w:kinsoku w:val="0"/>
        <w:overflowPunct w:val="0"/>
        <w:rPr>
          <w:b/>
          <w:bCs/>
          <w:spacing w:val="-2"/>
        </w:rPr>
      </w:pPr>
      <w:r>
        <w:rPr>
          <w:b/>
          <w:bCs/>
        </w:rPr>
        <w:t>Program</w:t>
      </w:r>
      <w:r>
        <w:rPr>
          <w:b/>
          <w:bCs/>
          <w:spacing w:val="-4"/>
        </w:rPr>
        <w:t xml:space="preserve"> </w:t>
      </w:r>
      <w:r>
        <w:rPr>
          <w:b/>
          <w:bCs/>
          <w:spacing w:val="-2"/>
        </w:rPr>
        <w:t>Costs:</w:t>
      </w:r>
    </w:p>
    <w:p w14:paraId="72778C6F" w14:textId="77777777" w:rsidR="001E3791" w:rsidRPr="009C4FEF" w:rsidRDefault="001E3791" w:rsidP="006270E5">
      <w:pPr>
        <w:pStyle w:val="BodyText"/>
        <w:keepNext/>
        <w:keepLines/>
        <w:kinsoku w:val="0"/>
        <w:overflowPunct w:val="0"/>
        <w:rPr>
          <w:b/>
          <w:bCs/>
        </w:rPr>
      </w:pPr>
    </w:p>
    <w:tbl>
      <w:tblPr>
        <w:tblpPr w:leftFromText="180" w:rightFromText="180" w:vertAnchor="text" w:horzAnchor="margin" w:tblpXSpec="center" w:tblpY="49"/>
        <w:tblW w:w="0" w:type="auto"/>
        <w:tblLayout w:type="fixed"/>
        <w:tblCellMar>
          <w:left w:w="0" w:type="dxa"/>
          <w:right w:w="0" w:type="dxa"/>
        </w:tblCellMar>
        <w:tblLook w:val="0000" w:firstRow="0" w:lastRow="0" w:firstColumn="0" w:lastColumn="0" w:noHBand="0" w:noVBand="0"/>
      </w:tblPr>
      <w:tblGrid>
        <w:gridCol w:w="4079"/>
        <w:gridCol w:w="2093"/>
      </w:tblGrid>
      <w:tr w:rsidR="009C4FEF" w:rsidRPr="009C4FEF" w14:paraId="59618A33"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F53686C" w14:textId="77777777" w:rsidR="009C4FEF" w:rsidRPr="009C4FEF" w:rsidRDefault="009C4FEF" w:rsidP="009C4FEF">
            <w:pPr>
              <w:pStyle w:val="TableParagraph"/>
              <w:kinsoku w:val="0"/>
              <w:overflowPunct w:val="0"/>
              <w:ind w:right="30"/>
              <w:jc w:val="center"/>
              <w:rPr>
                <w:b/>
                <w:bCs/>
                <w:spacing w:val="-4"/>
                <w:sz w:val="20"/>
                <w:szCs w:val="20"/>
              </w:rPr>
            </w:pPr>
            <w:r>
              <w:rPr>
                <w:b/>
                <w:bCs/>
                <w:spacing w:val="-4"/>
                <w:sz w:val="20"/>
                <w:szCs w:val="20"/>
              </w:rPr>
              <w:t>ITEM</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6DD9D8DD" w14:textId="77777777" w:rsidR="009C4FEF" w:rsidRPr="009C4FEF" w:rsidRDefault="009C4FEF" w:rsidP="009C4FEF">
            <w:pPr>
              <w:pStyle w:val="TableParagraph"/>
              <w:kinsoku w:val="0"/>
              <w:overflowPunct w:val="0"/>
              <w:ind w:left="16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r>
      <w:tr w:rsidR="009C4FEF" w:rsidRPr="009C4FEF" w14:paraId="0910DCAF"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0DFFA05F" w14:textId="77777777" w:rsidR="009C4FEF" w:rsidRPr="009C4FEF" w:rsidRDefault="009C4FEF" w:rsidP="009C4FEF">
            <w:pPr>
              <w:pStyle w:val="TableParagraph"/>
              <w:kinsoku w:val="0"/>
              <w:overflowPunct w:val="0"/>
              <w:ind w:left="108"/>
              <w:rPr>
                <w:b/>
                <w:bCs/>
                <w:spacing w:val="-4"/>
                <w:sz w:val="20"/>
                <w:szCs w:val="20"/>
              </w:rPr>
            </w:pPr>
            <w:r>
              <w:rPr>
                <w:b/>
                <w:bCs/>
                <w:sz w:val="20"/>
                <w:szCs w:val="20"/>
              </w:rPr>
              <w:t>Initial</w:t>
            </w:r>
            <w:r>
              <w:rPr>
                <w:b/>
                <w:bCs/>
                <w:spacing w:val="-8"/>
                <w:sz w:val="20"/>
                <w:szCs w:val="20"/>
              </w:rPr>
              <w:t xml:space="preserve"> </w:t>
            </w:r>
            <w:r>
              <w:rPr>
                <w:b/>
                <w:bCs/>
                <w:sz w:val="20"/>
                <w:szCs w:val="20"/>
              </w:rPr>
              <w:t>Startup</w:t>
            </w:r>
            <w:r>
              <w:rPr>
                <w:b/>
                <w:bCs/>
                <w:spacing w:val="-6"/>
                <w:sz w:val="20"/>
                <w:szCs w:val="20"/>
              </w:rPr>
              <w:t xml:space="preserve"> </w:t>
            </w:r>
            <w:r>
              <w:rPr>
                <w:b/>
                <w:bCs/>
                <w:spacing w:val="-4"/>
                <w:sz w:val="20"/>
                <w:szCs w:val="20"/>
              </w:rPr>
              <w:t>Cost</w:t>
            </w:r>
          </w:p>
        </w:tc>
        <w:tc>
          <w:tcPr>
            <w:tcW w:w="2093" w:type="dxa"/>
            <w:tcBorders>
              <w:top w:val="single" w:sz="4" w:space="0" w:color="000000"/>
              <w:left w:val="single" w:sz="4" w:space="0" w:color="000000"/>
              <w:bottom w:val="single" w:sz="4" w:space="0" w:color="000000"/>
              <w:right w:val="single" w:sz="4" w:space="0" w:color="000000"/>
            </w:tcBorders>
          </w:tcPr>
          <w:p w14:paraId="22B807D3"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r w:rsidR="009C4FEF" w:rsidRPr="009C4FEF" w14:paraId="6AAC7407"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66EECD6F" w14:textId="77777777" w:rsidR="009C4FEF" w:rsidRPr="009C4FEF" w:rsidRDefault="009C4FEF" w:rsidP="009C4FEF">
            <w:pPr>
              <w:pStyle w:val="TableParagraph"/>
              <w:kinsoku w:val="0"/>
              <w:overflowPunct w:val="0"/>
              <w:ind w:left="108"/>
              <w:rPr>
                <w:b/>
                <w:bCs/>
                <w:spacing w:val="-2"/>
                <w:sz w:val="20"/>
                <w:szCs w:val="20"/>
              </w:rPr>
            </w:pPr>
            <w:r w:rsidRPr="00A566BE">
              <w:rPr>
                <w:b/>
                <w:bCs/>
                <w:sz w:val="20"/>
                <w:szCs w:val="20"/>
                <w:highlight w:val="yellow"/>
              </w:rPr>
              <w:t>Sustainable</w:t>
            </w:r>
            <w:r w:rsidRPr="00A566BE">
              <w:rPr>
                <w:b/>
                <w:bCs/>
                <w:spacing w:val="-13"/>
                <w:sz w:val="20"/>
                <w:szCs w:val="20"/>
                <w:highlight w:val="yellow"/>
              </w:rPr>
              <w:t xml:space="preserve"> </w:t>
            </w:r>
            <w:r w:rsidRPr="00A566BE">
              <w:rPr>
                <w:b/>
                <w:bCs/>
                <w:sz w:val="20"/>
                <w:szCs w:val="20"/>
                <w:highlight w:val="yellow"/>
              </w:rPr>
              <w:t>and</w:t>
            </w:r>
            <w:r w:rsidRPr="00A566BE">
              <w:rPr>
                <w:b/>
                <w:bCs/>
                <w:spacing w:val="-9"/>
                <w:sz w:val="20"/>
                <w:szCs w:val="20"/>
                <w:highlight w:val="yellow"/>
              </w:rPr>
              <w:t xml:space="preserve"> </w:t>
            </w:r>
            <w:r w:rsidRPr="00A566BE">
              <w:rPr>
                <w:b/>
                <w:bCs/>
                <w:sz w:val="20"/>
                <w:szCs w:val="20"/>
                <w:highlight w:val="yellow"/>
              </w:rPr>
              <w:t>Ongoing</w:t>
            </w:r>
            <w:r w:rsidRPr="00A566BE">
              <w:rPr>
                <w:b/>
                <w:bCs/>
                <w:spacing w:val="-7"/>
                <w:sz w:val="20"/>
                <w:szCs w:val="20"/>
                <w:highlight w:val="yellow"/>
              </w:rPr>
              <w:t xml:space="preserve"> </w:t>
            </w:r>
            <w:r w:rsidRPr="00A566BE">
              <w:rPr>
                <w:b/>
                <w:bCs/>
                <w:spacing w:val="-2"/>
                <w:sz w:val="20"/>
                <w:szCs w:val="20"/>
                <w:highlight w:val="yellow"/>
              </w:rPr>
              <w:t>Costs</w:t>
            </w:r>
          </w:p>
        </w:tc>
        <w:tc>
          <w:tcPr>
            <w:tcW w:w="2093" w:type="dxa"/>
            <w:tcBorders>
              <w:top w:val="single" w:sz="4" w:space="0" w:color="000000"/>
              <w:left w:val="single" w:sz="4" w:space="0" w:color="000000"/>
              <w:bottom w:val="single" w:sz="4" w:space="0" w:color="000000"/>
              <w:right w:val="single" w:sz="4" w:space="0" w:color="000000"/>
            </w:tcBorders>
          </w:tcPr>
          <w:p w14:paraId="724C0D70" w14:textId="77777777" w:rsidR="009C4FEF" w:rsidRPr="009C4FEF" w:rsidRDefault="009C4FEF" w:rsidP="009C4FEF">
            <w:pPr>
              <w:pStyle w:val="TableParagraph"/>
              <w:kinsoku w:val="0"/>
              <w:overflowPunct w:val="0"/>
              <w:ind w:left="107"/>
              <w:rPr>
                <w:b/>
                <w:bCs/>
                <w:w w:val="99"/>
                <w:sz w:val="20"/>
                <w:szCs w:val="20"/>
              </w:rPr>
            </w:pPr>
            <w:commentRangeStart w:id="378"/>
            <w:commentRangeStart w:id="379"/>
            <w:r>
              <w:rPr>
                <w:b/>
                <w:bCs/>
                <w:w w:val="99"/>
                <w:sz w:val="20"/>
                <w:szCs w:val="20"/>
              </w:rPr>
              <w:t xml:space="preserve">$ </w:t>
            </w:r>
            <w:commentRangeEnd w:id="379"/>
            <w:r w:rsidRPr="009C4FEF">
              <w:rPr>
                <w:rStyle w:val="CommentReference"/>
                <w:b/>
                <w:bCs/>
                <w:w w:val="99"/>
                <w:sz w:val="20"/>
                <w:szCs w:val="20"/>
              </w:rPr>
              <w:commentReference w:id="379"/>
            </w:r>
            <w:commentRangeEnd w:id="378"/>
            <w:r w:rsidR="00BC31A2" w:rsidRPr="009C4FEF">
              <w:rPr>
                <w:rStyle w:val="CommentReference"/>
                <w:b/>
                <w:bCs/>
                <w:w w:val="99"/>
                <w:sz w:val="20"/>
                <w:szCs w:val="20"/>
              </w:rPr>
              <w:commentReference w:id="378"/>
            </w:r>
          </w:p>
        </w:tc>
      </w:tr>
      <w:tr w:rsidR="009C4FEF" w:rsidRPr="009C4FEF" w14:paraId="6A58C378"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tcPr>
          <w:p w14:paraId="74EC1192" w14:textId="77777777" w:rsidR="009C4FEF" w:rsidRPr="009C4FEF" w:rsidRDefault="009C4FEF" w:rsidP="009C4FEF">
            <w:pPr>
              <w:pStyle w:val="TableParagraph"/>
              <w:kinsoku w:val="0"/>
              <w:overflowPunct w:val="0"/>
              <w:ind w:left="108"/>
              <w:rPr>
                <w:b/>
                <w:bCs/>
                <w:spacing w:val="-2"/>
                <w:sz w:val="20"/>
                <w:szCs w:val="20"/>
              </w:rPr>
            </w:pPr>
            <w:r>
              <w:rPr>
                <w:b/>
                <w:bCs/>
                <w:sz w:val="20"/>
                <w:szCs w:val="20"/>
              </w:rPr>
              <w:t>Indirect</w:t>
            </w:r>
            <w:r>
              <w:rPr>
                <w:b/>
                <w:bCs/>
                <w:spacing w:val="-10"/>
                <w:sz w:val="20"/>
                <w:szCs w:val="20"/>
              </w:rPr>
              <w:t xml:space="preserve"> </w:t>
            </w:r>
            <w:r>
              <w:rPr>
                <w:b/>
                <w:bCs/>
                <w:spacing w:val="-2"/>
                <w:sz w:val="20"/>
                <w:szCs w:val="20"/>
              </w:rPr>
              <w:t>Costs</w:t>
            </w:r>
          </w:p>
        </w:tc>
        <w:tc>
          <w:tcPr>
            <w:tcW w:w="2093" w:type="dxa"/>
            <w:tcBorders>
              <w:top w:val="single" w:sz="4" w:space="0" w:color="000000"/>
              <w:left w:val="single" w:sz="4" w:space="0" w:color="000000"/>
              <w:bottom w:val="single" w:sz="4" w:space="0" w:color="000000"/>
              <w:right w:val="single" w:sz="4" w:space="0" w:color="000000"/>
            </w:tcBorders>
          </w:tcPr>
          <w:p w14:paraId="1F6B16DC"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$Covered through FTES Apportionment</w:t>
            </w:r>
          </w:p>
        </w:tc>
      </w:tr>
      <w:tr w:rsidR="009C4FEF" w:rsidRPr="009C4FEF" w14:paraId="110F4129" w14:textId="77777777" w:rsidTr="006270E5">
        <w:trPr>
          <w:cantSplit/>
          <w:trHeight w:val="285"/>
        </w:trPr>
        <w:tc>
          <w:tcPr>
            <w:tcW w:w="4079" w:type="dxa"/>
            <w:tcBorders>
              <w:top w:val="single" w:sz="4" w:space="0" w:color="000000"/>
              <w:left w:val="single" w:sz="4" w:space="0" w:color="000000"/>
              <w:bottom w:val="single" w:sz="4" w:space="0" w:color="000000"/>
              <w:right w:val="single" w:sz="4" w:space="0" w:color="000000"/>
            </w:tcBorders>
            <w:shd w:val="clear" w:color="auto" w:fill="E4E4E4"/>
          </w:tcPr>
          <w:p w14:paraId="6A4FD2B8" w14:textId="77777777" w:rsidR="009C4FEF" w:rsidRPr="009C4FEF" w:rsidRDefault="009C4FEF" w:rsidP="009C4FEF">
            <w:pPr>
              <w:pStyle w:val="TableParagraph"/>
              <w:kinsoku w:val="0"/>
              <w:overflowPunct w:val="0"/>
              <w:ind w:left="108"/>
              <w:rPr>
                <w:b/>
                <w:bCs/>
                <w:spacing w:val="-2"/>
                <w:sz w:val="20"/>
                <w:szCs w:val="20"/>
              </w:rPr>
            </w:pPr>
            <w:r>
              <w:rPr>
                <w:b/>
                <w:bCs/>
                <w:spacing w:val="-2"/>
                <w:sz w:val="20"/>
                <w:szCs w:val="20"/>
              </w:rPr>
              <w:t>TOTAL</w:t>
            </w:r>
          </w:p>
        </w:tc>
        <w:tc>
          <w:tcPr>
            <w:tcW w:w="2093" w:type="dxa"/>
            <w:tcBorders>
              <w:top w:val="single" w:sz="4" w:space="0" w:color="000000"/>
              <w:left w:val="single" w:sz="4" w:space="0" w:color="000000"/>
              <w:bottom w:val="single" w:sz="4" w:space="0" w:color="000000"/>
              <w:right w:val="single" w:sz="4" w:space="0" w:color="000000"/>
            </w:tcBorders>
            <w:shd w:val="clear" w:color="auto" w:fill="E4E4E4"/>
          </w:tcPr>
          <w:p w14:paraId="1353CDEA" w14:textId="77777777" w:rsidR="009C4FEF" w:rsidRPr="009C4FEF" w:rsidRDefault="009C4FEF" w:rsidP="009C4FEF">
            <w:pPr>
              <w:pStyle w:val="TableParagraph"/>
              <w:kinsoku w:val="0"/>
              <w:overflowPunct w:val="0"/>
              <w:ind w:left="107"/>
              <w:rPr>
                <w:b/>
                <w:bCs/>
                <w:w w:val="99"/>
                <w:sz w:val="20"/>
                <w:szCs w:val="20"/>
              </w:rPr>
            </w:pPr>
            <w:r>
              <w:rPr>
                <w:b/>
                <w:bCs/>
                <w:w w:val="99"/>
                <w:sz w:val="20"/>
                <w:szCs w:val="20"/>
              </w:rPr>
              <w:t>$217,000 – 350,000</w:t>
            </w:r>
          </w:p>
        </w:tc>
      </w:tr>
    </w:tbl>
    <w:p w14:paraId="11436963" w14:textId="77777777" w:rsidR="001E3791" w:rsidRPr="009C4FEF" w:rsidRDefault="001E3791" w:rsidP="001E3791">
      <w:pPr>
        <w:rPr>
          <w:rFonts w:ascii="Arial" w:hAnsi="Arial" w:cs="Arial"/>
          <w:sz w:val="24"/>
          <w:szCs w:val="24"/>
        </w:rPr>
      </w:pPr>
    </w:p>
    <w:p w14:paraId="622EA3E0" w14:textId="77777777" w:rsidR="009C4FEF" w:rsidRPr="009C4FEF" w:rsidRDefault="009C4FEF" w:rsidP="001E3791">
      <w:pPr>
        <w:pStyle w:val="BodyText"/>
        <w:kinsoku w:val="0"/>
        <w:overflowPunct w:val="0"/>
        <w:rPr>
          <w:b/>
          <w:bCs/>
        </w:rPr>
      </w:pPr>
    </w:p>
    <w:p w14:paraId="3251A8F5" w14:textId="77777777" w:rsidR="009C4FEF" w:rsidRPr="009C4FEF" w:rsidRDefault="009C4FEF" w:rsidP="001E3791">
      <w:pPr>
        <w:pStyle w:val="BodyText"/>
        <w:kinsoku w:val="0"/>
        <w:overflowPunct w:val="0"/>
        <w:rPr>
          <w:b/>
          <w:bCs/>
        </w:rPr>
      </w:pPr>
    </w:p>
    <w:p w14:paraId="01CB9E04" w14:textId="77777777" w:rsidR="009C4FEF" w:rsidRPr="009C4FEF" w:rsidRDefault="009C4FEF" w:rsidP="001E3791">
      <w:pPr>
        <w:pStyle w:val="BodyText"/>
        <w:kinsoku w:val="0"/>
        <w:overflowPunct w:val="0"/>
        <w:rPr>
          <w:b/>
          <w:bCs/>
        </w:rPr>
      </w:pPr>
    </w:p>
    <w:p w14:paraId="7B79BF37" w14:textId="77777777" w:rsidR="009C4FEF" w:rsidRPr="009C4FEF" w:rsidRDefault="009C4FEF" w:rsidP="001E3791">
      <w:pPr>
        <w:pStyle w:val="BodyText"/>
        <w:kinsoku w:val="0"/>
        <w:overflowPunct w:val="0"/>
        <w:rPr>
          <w:b/>
          <w:bCs/>
        </w:rPr>
      </w:pPr>
    </w:p>
    <w:p w14:paraId="08A990EE" w14:textId="77777777" w:rsidR="00C42AA8" w:rsidRDefault="00C42AA8" w:rsidP="009C4FEF">
      <w:pPr>
        <w:pStyle w:val="BodyText"/>
        <w:kinsoku w:val="0"/>
        <w:overflowPunct w:val="0"/>
        <w:spacing w:before="240" w:after="240"/>
        <w:rPr>
          <w:b/>
          <w:bCs/>
        </w:rPr>
      </w:pPr>
    </w:p>
    <w:p w14:paraId="6C29ACE3" w14:textId="77777777" w:rsidR="00AC60DE" w:rsidRDefault="00AC60DE" w:rsidP="009C4FEF">
      <w:pPr>
        <w:pStyle w:val="BodyText"/>
        <w:kinsoku w:val="0"/>
        <w:overflowPunct w:val="0"/>
        <w:spacing w:before="240" w:after="240"/>
        <w:rPr>
          <w:b/>
          <w:bCs/>
        </w:rPr>
      </w:pPr>
    </w:p>
    <w:p w14:paraId="15DA63AC" w14:textId="77777777" w:rsidR="001E3791" w:rsidRPr="009C4FEF" w:rsidRDefault="001E3791" w:rsidP="006270E5">
      <w:pPr>
        <w:pStyle w:val="BodyText"/>
        <w:keepNext/>
        <w:keepLines/>
        <w:kinsoku w:val="0"/>
        <w:overflowPunct w:val="0"/>
        <w:spacing w:before="240" w:after="240"/>
        <w:rPr>
          <w:b/>
          <w:bCs/>
          <w:spacing w:val="-2"/>
        </w:rPr>
      </w:pPr>
      <w:r>
        <w:rPr>
          <w:b/>
          <w:bCs/>
        </w:rPr>
        <w:t>Potential</w:t>
      </w:r>
      <w:r>
        <w:rPr>
          <w:b/>
          <w:bCs/>
          <w:spacing w:val="-1"/>
        </w:rPr>
        <w:t xml:space="preserve"> </w:t>
      </w:r>
      <w:r>
        <w:rPr>
          <w:b/>
          <w:bCs/>
        </w:rPr>
        <w:t>Funding</w:t>
      </w:r>
      <w:r>
        <w:rPr>
          <w:b/>
          <w:bCs/>
          <w:spacing w:val="-1"/>
        </w:rPr>
        <w:t xml:space="preserve"> </w:t>
      </w:r>
      <w:r>
        <w:rPr>
          <w:b/>
          <w:bCs/>
          <w:spacing w:val="-2"/>
        </w:rPr>
        <w:t>Sources:</w:t>
      </w:r>
    </w:p>
    <w:tbl>
      <w:tblPr>
        <w:tblW w:w="0" w:type="auto"/>
        <w:tblInd w:w="508" w:type="dxa"/>
        <w:tblLayout w:type="fixed"/>
        <w:tblCellMar>
          <w:left w:w="0" w:type="dxa"/>
          <w:right w:w="0" w:type="dxa"/>
        </w:tblCellMar>
        <w:tblLook w:val="0000" w:firstRow="0" w:lastRow="0" w:firstColumn="0" w:lastColumn="0" w:noHBand="0" w:noVBand="0"/>
      </w:tblPr>
      <w:tblGrid>
        <w:gridCol w:w="4076"/>
        <w:gridCol w:w="2161"/>
        <w:gridCol w:w="2398"/>
      </w:tblGrid>
      <w:tr w:rsidR="009C4FEF" w:rsidRPr="009C4FEF" w14:paraId="5855362C" w14:textId="77777777" w:rsidTr="006270E5">
        <w:trPr>
          <w:cantSplit/>
          <w:trHeight w:val="551"/>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762E83D7" w14:textId="77777777" w:rsidR="009C4FEF" w:rsidRPr="009C4FEF" w:rsidRDefault="009C4FEF" w:rsidP="009C4FEF">
            <w:pPr>
              <w:pStyle w:val="TableParagraph"/>
              <w:kinsoku w:val="0"/>
              <w:overflowPunct w:val="0"/>
              <w:spacing w:line="229" w:lineRule="exact"/>
              <w:ind w:left="1058"/>
              <w:rPr>
                <w:b/>
                <w:bCs/>
                <w:spacing w:val="-2"/>
                <w:sz w:val="20"/>
                <w:szCs w:val="20"/>
              </w:rPr>
            </w:pPr>
            <w:r>
              <w:rPr>
                <w:b/>
                <w:bCs/>
                <w:sz w:val="20"/>
                <w:szCs w:val="20"/>
              </w:rPr>
              <w:t>FUNDING</w:t>
            </w:r>
            <w:r>
              <w:rPr>
                <w:b/>
                <w:bCs/>
                <w:spacing w:val="-9"/>
                <w:sz w:val="20"/>
                <w:szCs w:val="20"/>
              </w:rPr>
              <w:t xml:space="preserve"> </w:t>
            </w:r>
            <w:r>
              <w:rPr>
                <w:b/>
                <w:bCs/>
                <w:spacing w:val="-2"/>
                <w:sz w:val="20"/>
                <w:szCs w:val="20"/>
              </w:rPr>
              <w:t>SOURCES</w:t>
            </w:r>
          </w:p>
          <w:p w14:paraId="7184BE72" w14:textId="77777777" w:rsidR="009C4FEF" w:rsidRPr="009C4FEF" w:rsidRDefault="009C4FEF" w:rsidP="00FF0B4F">
            <w:pPr>
              <w:pStyle w:val="TableParagraph"/>
              <w:kinsoku w:val="0"/>
              <w:overflowPunct w:val="0"/>
              <w:spacing w:before="0" w:line="160" w:lineRule="atLeast"/>
              <w:ind w:left="107" w:right="35"/>
              <w:rPr>
                <w:b/>
                <w:bCs/>
                <w:sz w:val="16"/>
                <w:szCs w:val="16"/>
              </w:rPr>
            </w:pPr>
            <w:r>
              <w:rPr>
                <w:b/>
                <w:bCs/>
                <w:sz w:val="16"/>
                <w:szCs w:val="16"/>
              </w:rPr>
              <w:t>Check</w:t>
            </w:r>
            <w:r>
              <w:rPr>
                <w:b/>
                <w:bCs/>
                <w:spacing w:val="-5"/>
                <w:sz w:val="16"/>
                <w:szCs w:val="16"/>
              </w:rPr>
              <w:t xml:space="preserve"> </w:t>
            </w:r>
            <w:r>
              <w:rPr>
                <w:b/>
                <w:bCs/>
                <w:sz w:val="16"/>
                <w:szCs w:val="16"/>
              </w:rPr>
              <w:t>all</w:t>
            </w:r>
            <w:r>
              <w:rPr>
                <w:b/>
                <w:bCs/>
                <w:spacing w:val="-5"/>
                <w:sz w:val="16"/>
                <w:szCs w:val="16"/>
              </w:rPr>
              <w:t xml:space="preserve"> </w:t>
            </w:r>
            <w:r>
              <w:rPr>
                <w:b/>
                <w:bCs/>
                <w:sz w:val="16"/>
                <w:szCs w:val="16"/>
              </w:rPr>
              <w:t>that</w:t>
            </w:r>
            <w:r>
              <w:rPr>
                <w:b/>
                <w:bCs/>
                <w:spacing w:val="-5"/>
                <w:sz w:val="16"/>
                <w:szCs w:val="16"/>
              </w:rPr>
              <w:t xml:space="preserve"> </w:t>
            </w:r>
            <w:r>
              <w:rPr>
                <w:b/>
                <w:bCs/>
                <w:sz w:val="16"/>
                <w:szCs w:val="16"/>
              </w:rPr>
              <w:t>apply</w:t>
            </w:r>
            <w:r>
              <w:rPr>
                <w:b/>
                <w:bCs/>
                <w:spacing w:val="-5"/>
                <w:sz w:val="16"/>
                <w:szCs w:val="16"/>
              </w:rPr>
              <w:t xml:space="preserve"> </w:t>
            </w:r>
            <w:r>
              <w:rPr>
                <w:b/>
                <w:bCs/>
                <w:sz w:val="16"/>
                <w:szCs w:val="16"/>
              </w:rPr>
              <w:t>and</w:t>
            </w:r>
            <w:r>
              <w:rPr>
                <w:b/>
                <w:bCs/>
                <w:spacing w:val="-5"/>
                <w:sz w:val="16"/>
                <w:szCs w:val="16"/>
              </w:rPr>
              <w:t xml:space="preserve"> </w:t>
            </w:r>
            <w:r>
              <w:rPr>
                <w:b/>
                <w:bCs/>
                <w:sz w:val="16"/>
                <w:szCs w:val="16"/>
              </w:rPr>
              <w:t>provide</w:t>
            </w:r>
            <w:r>
              <w:rPr>
                <w:b/>
                <w:bCs/>
                <w:spacing w:val="-5"/>
                <w:sz w:val="16"/>
                <w:szCs w:val="16"/>
              </w:rPr>
              <w:t xml:space="preserve"> </w:t>
            </w:r>
            <w:r>
              <w:rPr>
                <w:b/>
                <w:bCs/>
                <w:sz w:val="16"/>
                <w:szCs w:val="16"/>
              </w:rPr>
              <w:t>dollar</w:t>
            </w:r>
            <w:r>
              <w:rPr>
                <w:b/>
                <w:bCs/>
                <w:spacing w:val="-5"/>
                <w:sz w:val="16"/>
                <w:szCs w:val="16"/>
              </w:rPr>
              <w:t xml:space="preserve"> </w:t>
            </w:r>
            <w:r>
              <w:rPr>
                <w:b/>
                <w:bCs/>
                <w:sz w:val="16"/>
                <w:szCs w:val="16"/>
              </w:rPr>
              <w:t>amount</w:t>
            </w:r>
            <w:r>
              <w:rPr>
                <w:b/>
                <w:bCs/>
                <w:spacing w:val="-5"/>
                <w:sz w:val="16"/>
                <w:szCs w:val="16"/>
              </w:rPr>
              <w:t xml:space="preserve"> </w:t>
            </w:r>
            <w:r>
              <w:rPr>
                <w:b/>
                <w:bCs/>
                <w:sz w:val="16"/>
                <w:szCs w:val="16"/>
              </w:rPr>
              <w:t>and</w:t>
            </w:r>
            <w:r>
              <w:rPr>
                <w:b/>
                <w:bCs/>
                <w:spacing w:val="-7"/>
                <w:sz w:val="16"/>
                <w:szCs w:val="16"/>
              </w:rPr>
              <w:t xml:space="preserve"> </w:t>
            </w:r>
            <w:r>
              <w:rPr>
                <w:b/>
                <w:bCs/>
                <w:sz w:val="16"/>
                <w:szCs w:val="16"/>
              </w:rPr>
              <w:t>length</w:t>
            </w:r>
            <w:r>
              <w:rPr>
                <w:b/>
                <w:bCs/>
                <w:spacing w:val="40"/>
                <w:sz w:val="16"/>
                <w:szCs w:val="16"/>
              </w:rPr>
              <w:t xml:space="preserve"> </w:t>
            </w:r>
            <w:r>
              <w:rPr>
                <w:b/>
                <w:bCs/>
                <w:sz w:val="16"/>
                <w:szCs w:val="16"/>
              </w:rPr>
              <w:t>of funding</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0C8B189F" w14:textId="77777777" w:rsidR="009C4FEF" w:rsidRPr="009C4FEF" w:rsidRDefault="009C4FEF" w:rsidP="00FF0B4F">
            <w:pPr>
              <w:pStyle w:val="TableParagraph"/>
              <w:kinsoku w:val="0"/>
              <w:overflowPunct w:val="0"/>
              <w:spacing w:before="160"/>
              <w:ind w:left="172"/>
              <w:rPr>
                <w:b/>
                <w:bCs/>
                <w:spacing w:val="-2"/>
                <w:sz w:val="20"/>
                <w:szCs w:val="20"/>
              </w:rPr>
            </w:pPr>
            <w:r>
              <w:rPr>
                <w:b/>
                <w:bCs/>
                <w:sz w:val="20"/>
                <w:szCs w:val="20"/>
              </w:rPr>
              <w:t>DOLLAR</w:t>
            </w:r>
            <w:r>
              <w:rPr>
                <w:b/>
                <w:bCs/>
                <w:spacing w:val="-9"/>
                <w:sz w:val="20"/>
                <w:szCs w:val="20"/>
              </w:rPr>
              <w:t xml:space="preserve"> </w:t>
            </w:r>
            <w:r>
              <w:rPr>
                <w:b/>
                <w:bCs/>
                <w:spacing w:val="-2"/>
                <w:sz w:val="20"/>
                <w:szCs w:val="20"/>
              </w:rPr>
              <w:t>AMOUNT</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4F3C5351" w14:textId="77777777" w:rsidR="009C4FEF" w:rsidRPr="009C4FEF" w:rsidRDefault="009C4FEF" w:rsidP="00FF0B4F">
            <w:pPr>
              <w:pStyle w:val="TableParagraph"/>
              <w:kinsoku w:val="0"/>
              <w:overflowPunct w:val="0"/>
              <w:spacing w:before="160"/>
              <w:ind w:left="164"/>
              <w:rPr>
                <w:b/>
                <w:bCs/>
                <w:spacing w:val="-2"/>
                <w:sz w:val="20"/>
                <w:szCs w:val="20"/>
              </w:rPr>
            </w:pPr>
            <w:r>
              <w:rPr>
                <w:b/>
                <w:bCs/>
                <w:sz w:val="20"/>
                <w:szCs w:val="20"/>
              </w:rPr>
              <w:t>LENGTH</w:t>
            </w:r>
            <w:r>
              <w:rPr>
                <w:b/>
                <w:bCs/>
                <w:spacing w:val="-7"/>
                <w:sz w:val="20"/>
                <w:szCs w:val="20"/>
              </w:rPr>
              <w:t xml:space="preserve"> </w:t>
            </w:r>
            <w:r>
              <w:rPr>
                <w:b/>
                <w:bCs/>
                <w:sz w:val="20"/>
                <w:szCs w:val="20"/>
              </w:rPr>
              <w:t>OF</w:t>
            </w:r>
            <w:r>
              <w:rPr>
                <w:b/>
                <w:bCs/>
                <w:spacing w:val="-5"/>
                <w:sz w:val="20"/>
                <w:szCs w:val="20"/>
              </w:rPr>
              <w:t xml:space="preserve"> </w:t>
            </w:r>
            <w:r>
              <w:rPr>
                <w:b/>
                <w:bCs/>
                <w:spacing w:val="-2"/>
                <w:sz w:val="20"/>
                <w:szCs w:val="20"/>
              </w:rPr>
              <w:t>FUNDING</w:t>
            </w:r>
          </w:p>
        </w:tc>
      </w:tr>
      <w:tr w:rsidR="009C4FEF" w:rsidRPr="009C4FEF" w14:paraId="3A175767" w14:textId="77777777" w:rsidTr="006270E5">
        <w:trPr>
          <w:cantSplit/>
          <w:trHeight w:val="350"/>
        </w:trPr>
        <w:tc>
          <w:tcPr>
            <w:tcW w:w="4076" w:type="dxa"/>
            <w:tcBorders>
              <w:top w:val="single" w:sz="4" w:space="0" w:color="000000"/>
              <w:left w:val="single" w:sz="4" w:space="0" w:color="000000"/>
              <w:bottom w:val="single" w:sz="4" w:space="0" w:color="000000"/>
              <w:right w:val="single" w:sz="4" w:space="0" w:color="000000"/>
            </w:tcBorders>
          </w:tcPr>
          <w:p w14:paraId="580C1777" w14:textId="77777777" w:rsidR="009C4FEF" w:rsidRPr="009C4FEF" w:rsidRDefault="00000000" w:rsidP="00FF0B4F">
            <w:pPr>
              <w:pStyle w:val="TableParagraph"/>
              <w:kinsoku w:val="0"/>
              <w:overflowPunct w:val="0"/>
              <w:spacing w:before="59"/>
              <w:ind w:left="120"/>
              <w:rPr>
                <w:b/>
                <w:bCs/>
                <w:spacing w:val="-2"/>
                <w:sz w:val="20"/>
                <w:szCs w:val="20"/>
              </w:rPr>
            </w:pPr>
            <w:sdt>
              <w:sdtPr>
                <w:rPr>
                  <w:b/>
                  <w:bCs/>
                  <w:spacing w:val="-2"/>
                  <w:sz w:val="20"/>
                  <w:szCs w:val="20"/>
                </w:rPr>
                <w:id w:val="-872381397"/>
                <w14:checkbox>
                  <w14:checked w14:val="1"/>
                  <w14:checkedState w14:val="2612" w14:font="MS Gothic"/>
                  <w14:uncheckedState w14:val="2610" w14:font="MS Gothic"/>
                </w14:checkbox>
              </w:sdtPr>
              <w:sdtContent>
                <w:r>
                  <w:rPr>
                    <w:rFonts w:ascii="MS Gothic" w:eastAsia="MS Gothic" w:hAnsi="MS Gothic" w:hint="eastAsia"/>
                    <w:b/>
                    <w:bCs/>
                    <w:spacing w:val="-2"/>
                    <w:sz w:val="20"/>
                    <w:szCs w:val="20"/>
                  </w:rPr>
                  <w:t>☒</w:t>
                </w:r>
              </w:sdtContent>
            </w:sdt>
            <w:r>
              <w:rPr>
                <w:b/>
                <w:bCs/>
                <w:spacing w:val="-2"/>
                <w:sz w:val="20"/>
                <w:szCs w:val="20"/>
              </w:rPr>
              <w:t xml:space="preserve"> Foundation</w:t>
            </w:r>
          </w:p>
        </w:tc>
        <w:tc>
          <w:tcPr>
            <w:tcW w:w="2161" w:type="dxa"/>
            <w:tcBorders>
              <w:top w:val="single" w:sz="4" w:space="0" w:color="000000"/>
              <w:left w:val="single" w:sz="4" w:space="0" w:color="000000"/>
              <w:bottom w:val="single" w:sz="4" w:space="0" w:color="000000"/>
              <w:right w:val="single" w:sz="4" w:space="0" w:color="000000"/>
            </w:tcBorders>
          </w:tcPr>
          <w:p w14:paraId="62ED1622" w14:textId="77777777" w:rsidR="009C4FEF" w:rsidRPr="009C4FEF" w:rsidRDefault="009C4FEF" w:rsidP="00FF0B4F">
            <w:pPr>
              <w:pStyle w:val="TableParagraph"/>
              <w:kinsoku w:val="0"/>
              <w:overflowPunct w:val="0"/>
              <w:spacing w:before="59"/>
              <w:ind w:left="109"/>
              <w:rPr>
                <w:b/>
                <w:bCs/>
                <w:w w:val="99"/>
                <w:sz w:val="20"/>
                <w:szCs w:val="20"/>
              </w:rPr>
            </w:pPr>
            <w:r>
              <w:rPr>
                <w:b/>
                <w:bCs/>
                <w:w w:val="99"/>
                <w:sz w:val="20"/>
                <w:szCs w:val="20"/>
              </w:rPr>
              <w:t>$ Supplemental TBD</w:t>
            </w:r>
          </w:p>
        </w:tc>
        <w:tc>
          <w:tcPr>
            <w:tcW w:w="2398" w:type="dxa"/>
            <w:tcBorders>
              <w:top w:val="single" w:sz="4" w:space="0" w:color="000000"/>
              <w:left w:val="single" w:sz="4" w:space="0" w:color="000000"/>
              <w:bottom w:val="single" w:sz="4" w:space="0" w:color="000000"/>
              <w:right w:val="single" w:sz="4" w:space="0" w:color="000000"/>
            </w:tcBorders>
          </w:tcPr>
          <w:p w14:paraId="3C76F164" w14:textId="77777777" w:rsidR="009C4FEF" w:rsidRPr="009C4FEF" w:rsidRDefault="005F71BC" w:rsidP="00FF0B4F">
            <w:pPr>
              <w:pStyle w:val="TableParagraph"/>
              <w:kinsoku w:val="0"/>
              <w:overflowPunct w:val="0"/>
              <w:spacing w:before="0"/>
            </w:pPr>
            <w:r>
              <w:t>Years 2 - 3</w:t>
            </w:r>
          </w:p>
        </w:tc>
      </w:tr>
      <w:tr w:rsidR="009C4FEF" w:rsidRPr="009C4FEF" w14:paraId="688E7CDE"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2C80EE99"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609241948"/>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New</w:t>
            </w:r>
            <w:r>
              <w:rPr>
                <w:b/>
                <w:bCs/>
                <w:spacing w:val="-5"/>
                <w:sz w:val="20"/>
                <w:szCs w:val="20"/>
              </w:rPr>
              <w:t xml:space="preserve"> </w:t>
            </w:r>
            <w:r>
              <w:rPr>
                <w:b/>
                <w:bCs/>
                <w:spacing w:val="-2"/>
                <w:sz w:val="20"/>
                <w:szCs w:val="20"/>
              </w:rPr>
              <w:t>Revenues</w:t>
            </w:r>
          </w:p>
        </w:tc>
        <w:tc>
          <w:tcPr>
            <w:tcW w:w="2161" w:type="dxa"/>
            <w:tcBorders>
              <w:top w:val="single" w:sz="4" w:space="0" w:color="000000"/>
              <w:left w:val="single" w:sz="4" w:space="0" w:color="000000"/>
              <w:bottom w:val="single" w:sz="4" w:space="0" w:color="000000"/>
              <w:right w:val="single" w:sz="4" w:space="0" w:color="000000"/>
            </w:tcBorders>
          </w:tcPr>
          <w:p w14:paraId="694E37CD"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8BF939A" w14:textId="77777777" w:rsidR="009C4FEF" w:rsidRPr="009C4FEF" w:rsidRDefault="009C4FEF" w:rsidP="00FF0B4F">
            <w:pPr>
              <w:pStyle w:val="TableParagraph"/>
              <w:kinsoku w:val="0"/>
              <w:overflowPunct w:val="0"/>
              <w:spacing w:before="0"/>
            </w:pPr>
          </w:p>
        </w:tc>
      </w:tr>
      <w:tr w:rsidR="009C4FEF" w:rsidRPr="009C4FEF" w14:paraId="76FF1C9C"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D594FA7"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40572190"/>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Reallocation</w:t>
            </w:r>
            <w:r>
              <w:rPr>
                <w:b/>
                <w:bCs/>
                <w:spacing w:val="-8"/>
                <w:sz w:val="20"/>
                <w:szCs w:val="20"/>
              </w:rPr>
              <w:t xml:space="preserve"> </w:t>
            </w:r>
            <w:r>
              <w:rPr>
                <w:b/>
                <w:bCs/>
                <w:sz w:val="20"/>
                <w:szCs w:val="20"/>
              </w:rPr>
              <w:t>of</w:t>
            </w:r>
            <w:r>
              <w:rPr>
                <w:b/>
                <w:bCs/>
                <w:spacing w:val="-6"/>
                <w:sz w:val="20"/>
                <w:szCs w:val="20"/>
              </w:rPr>
              <w:t xml:space="preserve"> </w:t>
            </w:r>
            <w:r>
              <w:rPr>
                <w:b/>
                <w:bCs/>
                <w:spacing w:val="-2"/>
                <w:sz w:val="20"/>
                <w:szCs w:val="20"/>
              </w:rPr>
              <w:t>funds</w:t>
            </w:r>
          </w:p>
        </w:tc>
        <w:tc>
          <w:tcPr>
            <w:tcW w:w="2161" w:type="dxa"/>
            <w:tcBorders>
              <w:top w:val="single" w:sz="4" w:space="0" w:color="000000"/>
              <w:left w:val="single" w:sz="4" w:space="0" w:color="000000"/>
              <w:bottom w:val="single" w:sz="4" w:space="0" w:color="000000"/>
              <w:right w:val="single" w:sz="4" w:space="0" w:color="000000"/>
            </w:tcBorders>
          </w:tcPr>
          <w:p w14:paraId="26518EF0"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21E55BCA" w14:textId="77777777" w:rsidR="009C4FEF" w:rsidRPr="009C4FEF" w:rsidRDefault="009C4FEF" w:rsidP="00FF0B4F">
            <w:pPr>
              <w:pStyle w:val="TableParagraph"/>
              <w:kinsoku w:val="0"/>
              <w:overflowPunct w:val="0"/>
              <w:spacing w:before="0"/>
            </w:pPr>
          </w:p>
        </w:tc>
      </w:tr>
      <w:tr w:rsidR="009C4FEF" w:rsidRPr="009C4FEF" w14:paraId="0682B06A"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3F990C6" w14:textId="77777777" w:rsidR="009C4FEF" w:rsidRPr="009C4FEF" w:rsidRDefault="00000000" w:rsidP="00FF0B4F">
            <w:pPr>
              <w:pStyle w:val="TableParagraph"/>
              <w:kinsoku w:val="0"/>
              <w:overflowPunct w:val="0"/>
              <w:spacing w:before="28"/>
              <w:ind w:left="120"/>
              <w:rPr>
                <w:b/>
                <w:bCs/>
                <w:spacing w:val="-2"/>
                <w:sz w:val="20"/>
                <w:szCs w:val="20"/>
              </w:rPr>
            </w:pPr>
            <w:sdt>
              <w:sdtPr>
                <w:rPr>
                  <w:b/>
                  <w:bCs/>
                  <w:sz w:val="20"/>
                  <w:szCs w:val="20"/>
                </w:rPr>
                <w:id w:val="1389386099"/>
                <w14:checkbox>
                  <w14:checked w14:val="0"/>
                  <w14:checkedState w14:val="2612" w14:font="MS Gothic"/>
                  <w14:uncheckedState w14:val="2610" w14:font="MS Gothic"/>
                </w14:checkbox>
              </w:sdtPr>
              <w:sdtContent>
                <w:r>
                  <w:rPr>
                    <w:rFonts w:ascii="Segoe UI Symbol" w:eastAsia="MS Gothic" w:hAnsi="Segoe UI Symbol" w:cs="Segoe UI Symbol"/>
                    <w:b/>
                    <w:bCs/>
                    <w:sz w:val="20"/>
                    <w:szCs w:val="20"/>
                  </w:rPr>
                  <w:t>☐</w:t>
                </w:r>
              </w:sdtContent>
            </w:sdt>
            <w:r>
              <w:rPr>
                <w:b/>
                <w:bCs/>
                <w:sz w:val="20"/>
                <w:szCs w:val="20"/>
              </w:rPr>
              <w:t xml:space="preserve"> Categorical</w:t>
            </w:r>
            <w:r>
              <w:rPr>
                <w:b/>
                <w:bCs/>
                <w:spacing w:val="-7"/>
                <w:sz w:val="20"/>
                <w:szCs w:val="20"/>
              </w:rPr>
              <w:t xml:space="preserve"> </w:t>
            </w:r>
            <w:r>
              <w:rPr>
                <w:b/>
                <w:bCs/>
                <w:sz w:val="20"/>
                <w:szCs w:val="20"/>
              </w:rPr>
              <w:t>(Please</w:t>
            </w:r>
            <w:r>
              <w:rPr>
                <w:b/>
                <w:bCs/>
                <w:spacing w:val="-8"/>
                <w:sz w:val="20"/>
                <w:szCs w:val="20"/>
              </w:rPr>
              <w:t xml:space="preserve"> </w:t>
            </w:r>
            <w:r>
              <w:rPr>
                <w:b/>
                <w:bCs/>
                <w:sz w:val="20"/>
                <w:szCs w:val="20"/>
              </w:rPr>
              <w:t>list</w:t>
            </w:r>
            <w:r>
              <w:rPr>
                <w:b/>
                <w:bCs/>
                <w:spacing w:val="-7"/>
                <w:sz w:val="20"/>
                <w:szCs w:val="20"/>
              </w:rPr>
              <w:t xml:space="preserve"> </w:t>
            </w:r>
            <w:r>
              <w:rPr>
                <w:b/>
                <w:bCs/>
                <w:sz w:val="20"/>
                <w:szCs w:val="20"/>
              </w:rPr>
              <w:t>all</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tcPr>
          <w:p w14:paraId="0833B867"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4335EAEF" w14:textId="77777777" w:rsidR="009C4FEF" w:rsidRPr="009C4FEF" w:rsidRDefault="009C4FEF" w:rsidP="00FF0B4F">
            <w:pPr>
              <w:pStyle w:val="TableParagraph"/>
              <w:kinsoku w:val="0"/>
              <w:overflowPunct w:val="0"/>
              <w:spacing w:before="0"/>
            </w:pPr>
          </w:p>
        </w:tc>
      </w:tr>
      <w:tr w:rsidR="009C4FEF" w:rsidRPr="009C4FEF" w14:paraId="2A25BBF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5EB680F6" w14:textId="77777777" w:rsidR="009C4FEF" w:rsidRPr="009C4FEF" w:rsidRDefault="00000000" w:rsidP="00FF0B4F">
            <w:pPr>
              <w:pStyle w:val="TableParagraph"/>
              <w:kinsoku w:val="0"/>
              <w:overflowPunct w:val="0"/>
              <w:spacing w:before="28"/>
              <w:ind w:left="120"/>
              <w:rPr>
                <w:b/>
                <w:bCs/>
                <w:spacing w:val="-2"/>
                <w:sz w:val="20"/>
                <w:szCs w:val="20"/>
              </w:rPr>
            </w:pPr>
            <w:sdt>
              <w:sdtPr>
                <w:rPr>
                  <w:b/>
                  <w:bCs/>
                  <w:spacing w:val="-2"/>
                  <w:sz w:val="20"/>
                  <w:szCs w:val="20"/>
                </w:rPr>
                <w:id w:val="760493648"/>
                <w14:checkbox>
                  <w14:checked w14:val="0"/>
                  <w14:checkedState w14:val="2612" w14:font="MS Gothic"/>
                  <w14:uncheckedState w14:val="2610" w14:font="MS Gothic"/>
                </w14:checkbox>
              </w:sdtPr>
              <w:sdtContent>
                <w:r>
                  <w:rPr>
                    <w:rFonts w:ascii="Segoe UI Symbol" w:eastAsia="MS Gothic" w:hAnsi="Segoe UI Symbol" w:cs="Segoe UI Symbol"/>
                    <w:b/>
                    <w:bCs/>
                    <w:spacing w:val="-2"/>
                    <w:sz w:val="20"/>
                    <w:szCs w:val="20"/>
                  </w:rPr>
                  <w:t>☐</w:t>
                </w:r>
              </w:sdtContent>
            </w:sdt>
            <w:r>
              <w:rPr>
                <w:b/>
                <w:bCs/>
                <w:spacing w:val="-2"/>
                <w:sz w:val="20"/>
                <w:szCs w:val="20"/>
              </w:rPr>
              <w:t xml:space="preserve"> Chancellor’s</w:t>
            </w:r>
            <w:r>
              <w:rPr>
                <w:b/>
                <w:bCs/>
                <w:spacing w:val="7"/>
                <w:sz w:val="20"/>
                <w:szCs w:val="20"/>
              </w:rPr>
              <w:t xml:space="preserve"> </w:t>
            </w:r>
            <w:r>
              <w:rPr>
                <w:b/>
                <w:bCs/>
                <w:spacing w:val="-2"/>
                <w:sz w:val="20"/>
                <w:szCs w:val="20"/>
              </w:rPr>
              <w:t>Office</w:t>
            </w:r>
          </w:p>
        </w:tc>
        <w:tc>
          <w:tcPr>
            <w:tcW w:w="2161" w:type="dxa"/>
            <w:tcBorders>
              <w:top w:val="single" w:sz="4" w:space="0" w:color="000000"/>
              <w:left w:val="single" w:sz="4" w:space="0" w:color="000000"/>
              <w:bottom w:val="single" w:sz="4" w:space="0" w:color="000000"/>
              <w:right w:val="single" w:sz="4" w:space="0" w:color="000000"/>
            </w:tcBorders>
          </w:tcPr>
          <w:p w14:paraId="1A7E4EE3"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w:t>
            </w:r>
          </w:p>
        </w:tc>
        <w:tc>
          <w:tcPr>
            <w:tcW w:w="2398" w:type="dxa"/>
            <w:tcBorders>
              <w:top w:val="single" w:sz="4" w:space="0" w:color="000000"/>
              <w:left w:val="single" w:sz="4" w:space="0" w:color="000000"/>
              <w:bottom w:val="single" w:sz="4" w:space="0" w:color="000000"/>
              <w:right w:val="single" w:sz="4" w:space="0" w:color="000000"/>
            </w:tcBorders>
          </w:tcPr>
          <w:p w14:paraId="7AA5150E" w14:textId="77777777" w:rsidR="009C4FEF" w:rsidRPr="009C4FEF" w:rsidRDefault="009C4FEF" w:rsidP="00FF0B4F">
            <w:pPr>
              <w:pStyle w:val="TableParagraph"/>
              <w:kinsoku w:val="0"/>
              <w:overflowPunct w:val="0"/>
              <w:spacing w:before="0"/>
            </w:pPr>
          </w:p>
        </w:tc>
      </w:tr>
      <w:tr w:rsidR="009C4FEF" w:rsidRPr="009C4FEF" w14:paraId="2A73FD6F"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4A7B7CA" w14:textId="77777777" w:rsidR="009C4FEF" w:rsidRPr="009C4FEF" w:rsidRDefault="00000000" w:rsidP="00FF0B4F">
            <w:pPr>
              <w:pStyle w:val="TableParagraph"/>
              <w:kinsoku w:val="0"/>
              <w:overflowPunct w:val="0"/>
              <w:spacing w:before="28"/>
              <w:ind w:left="120"/>
              <w:rPr>
                <w:b/>
                <w:bCs/>
                <w:spacing w:val="-4"/>
                <w:sz w:val="20"/>
                <w:szCs w:val="20"/>
              </w:rPr>
            </w:pPr>
            <w:sdt>
              <w:sdtPr>
                <w:rPr>
                  <w:b/>
                  <w:bCs/>
                  <w:spacing w:val="-4"/>
                  <w:sz w:val="20"/>
                  <w:szCs w:val="20"/>
                </w:rPr>
                <w:id w:val="-678200322"/>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CTEA/Perkins</w:t>
            </w:r>
          </w:p>
        </w:tc>
        <w:tc>
          <w:tcPr>
            <w:tcW w:w="2161" w:type="dxa"/>
            <w:tcBorders>
              <w:top w:val="single" w:sz="4" w:space="0" w:color="000000"/>
              <w:left w:val="single" w:sz="4" w:space="0" w:color="000000"/>
              <w:bottom w:val="single" w:sz="4" w:space="0" w:color="000000"/>
              <w:right w:val="single" w:sz="4" w:space="0" w:color="000000"/>
            </w:tcBorders>
          </w:tcPr>
          <w:p w14:paraId="31426C71" w14:textId="77777777" w:rsidR="009C4FEF" w:rsidRPr="009C4FEF" w:rsidRDefault="009C4FEF" w:rsidP="00FF0B4F">
            <w:pPr>
              <w:pStyle w:val="TableParagraph"/>
              <w:kinsoku w:val="0"/>
              <w:overflowPunct w:val="0"/>
              <w:spacing w:before="28"/>
              <w:ind w:left="109"/>
              <w:rPr>
                <w:b/>
                <w:bCs/>
                <w:w w:val="99"/>
                <w:sz w:val="20"/>
                <w:szCs w:val="20"/>
              </w:rPr>
            </w:pPr>
            <w:r>
              <w:rPr>
                <w:b/>
                <w:bCs/>
                <w:w w:val="99"/>
                <w:sz w:val="20"/>
                <w:szCs w:val="20"/>
              </w:rPr>
              <w:t>$ 20,000 – 50,000</w:t>
            </w:r>
          </w:p>
        </w:tc>
        <w:tc>
          <w:tcPr>
            <w:tcW w:w="2398" w:type="dxa"/>
            <w:tcBorders>
              <w:top w:val="single" w:sz="4" w:space="0" w:color="000000"/>
              <w:left w:val="single" w:sz="4" w:space="0" w:color="000000"/>
              <w:bottom w:val="single" w:sz="4" w:space="0" w:color="000000"/>
              <w:right w:val="single" w:sz="4" w:space="0" w:color="000000"/>
            </w:tcBorders>
          </w:tcPr>
          <w:p w14:paraId="5C46FD65" w14:textId="77777777" w:rsidR="009C4FEF" w:rsidRPr="005F71BC" w:rsidRDefault="005F71BC" w:rsidP="005F71BC">
            <w:pPr>
              <w:pStyle w:val="TableParagraph"/>
              <w:kinsoku w:val="0"/>
              <w:overflowPunct w:val="0"/>
              <w:spacing w:before="28"/>
              <w:ind w:left="109"/>
              <w:rPr>
                <w:b/>
                <w:bCs/>
                <w:w w:val="99"/>
                <w:sz w:val="20"/>
                <w:szCs w:val="20"/>
              </w:rPr>
            </w:pPr>
            <w:r>
              <w:rPr>
                <w:b/>
                <w:bCs/>
                <w:w w:val="99"/>
                <w:sz w:val="20"/>
                <w:szCs w:val="20"/>
              </w:rPr>
              <w:t>Year 1 - 3</w:t>
            </w:r>
          </w:p>
        </w:tc>
      </w:tr>
      <w:tr w:rsidR="005F71BC" w:rsidRPr="009C4FEF" w14:paraId="61B8C970"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ECE5AD3"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222453357"/>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(Allocated)</w:t>
            </w:r>
          </w:p>
        </w:tc>
        <w:tc>
          <w:tcPr>
            <w:tcW w:w="2161" w:type="dxa"/>
            <w:tcBorders>
              <w:top w:val="single" w:sz="4" w:space="0" w:color="000000"/>
              <w:left w:val="single" w:sz="4" w:space="0" w:color="000000"/>
              <w:bottom w:val="single" w:sz="4" w:space="0" w:color="000000"/>
              <w:right w:val="single" w:sz="4" w:space="0" w:color="000000"/>
            </w:tcBorders>
          </w:tcPr>
          <w:p w14:paraId="0D7F1FC8" w14:textId="77777777" w:rsidR="005F71BC" w:rsidRDefault="005F71BC" w:rsidP="005F71BC">
            <w:pPr>
              <w:pStyle w:val="TableParagraph"/>
              <w:kinsoku w:val="0"/>
              <w:overflowPunct w:val="0"/>
              <w:spacing w:before="28"/>
              <w:ind w:left="109"/>
              <w:rPr>
                <w:b/>
                <w:bCs/>
                <w:w w:val="99"/>
                <w:sz w:val="20"/>
                <w:szCs w:val="20"/>
              </w:rPr>
            </w:pPr>
            <w:r>
              <w:rPr>
                <w:b/>
                <w:bCs/>
                <w:w w:val="99"/>
                <w:sz w:val="20"/>
                <w:szCs w:val="20"/>
              </w:rPr>
              <w:t>$ 80,000</w:t>
            </w:r>
          </w:p>
        </w:tc>
        <w:tc>
          <w:tcPr>
            <w:tcW w:w="2398" w:type="dxa"/>
            <w:tcBorders>
              <w:top w:val="single" w:sz="4" w:space="0" w:color="000000"/>
              <w:left w:val="single" w:sz="4" w:space="0" w:color="000000"/>
              <w:bottom w:val="single" w:sz="4" w:space="0" w:color="000000"/>
              <w:right w:val="single" w:sz="4" w:space="0" w:color="000000"/>
            </w:tcBorders>
          </w:tcPr>
          <w:p w14:paraId="60F2E7F0"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 1</w:t>
            </w:r>
          </w:p>
        </w:tc>
      </w:tr>
      <w:tr w:rsidR="005F71BC" w:rsidRPr="009C4FEF" w14:paraId="0AA3388B"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0914B312" w14:textId="77777777" w:rsidR="005F71BC" w:rsidRDefault="00000000" w:rsidP="005F71BC">
            <w:pPr>
              <w:pStyle w:val="TableParagraph"/>
              <w:kinsoku w:val="0"/>
              <w:overflowPunct w:val="0"/>
              <w:spacing w:before="28"/>
              <w:ind w:left="120"/>
              <w:rPr>
                <w:b/>
                <w:bCs/>
                <w:spacing w:val="-4"/>
                <w:sz w:val="20"/>
                <w:szCs w:val="20"/>
              </w:rPr>
            </w:pPr>
            <w:sdt>
              <w:sdtPr>
                <w:rPr>
                  <w:b/>
                  <w:bCs/>
                  <w:spacing w:val="-4"/>
                  <w:sz w:val="20"/>
                  <w:szCs w:val="20"/>
                </w:rPr>
                <w:id w:val="1682697953"/>
                <w14:checkbox>
                  <w14:checked w14:val="1"/>
                  <w14:checkedState w14:val="2612" w14:font="MS Gothic"/>
                  <w14:uncheckedState w14:val="2610" w14:font="MS Gothic"/>
                </w14:checkbox>
              </w:sdtPr>
              <w:sdtContent>
                <w:r>
                  <w:rPr>
                    <w:rFonts w:ascii="MS Gothic" w:eastAsia="MS Gothic" w:hAnsi="MS Gothic" w:hint="eastAsia"/>
                    <w:b/>
                    <w:bCs/>
                    <w:spacing w:val="-4"/>
                    <w:sz w:val="20"/>
                    <w:szCs w:val="20"/>
                  </w:rPr>
                  <w:t>☒</w:t>
                </w:r>
              </w:sdtContent>
            </w:sdt>
            <w:r>
              <w:rPr>
                <w:b/>
                <w:bCs/>
                <w:spacing w:val="-4"/>
                <w:sz w:val="20"/>
                <w:szCs w:val="20"/>
              </w:rPr>
              <w:t xml:space="preserve"> SWP (Requested)</w:t>
            </w:r>
          </w:p>
        </w:tc>
        <w:tc>
          <w:tcPr>
            <w:tcW w:w="2161" w:type="dxa"/>
            <w:tcBorders>
              <w:top w:val="single" w:sz="4" w:space="0" w:color="000000"/>
              <w:left w:val="single" w:sz="4" w:space="0" w:color="000000"/>
              <w:bottom w:val="single" w:sz="4" w:space="0" w:color="000000"/>
              <w:right w:val="single" w:sz="4" w:space="0" w:color="000000"/>
            </w:tcBorders>
          </w:tcPr>
          <w:p w14:paraId="7A2663CC" w14:textId="77777777" w:rsidR="005F71BC" w:rsidRPr="009C4FEF" w:rsidRDefault="005F71BC" w:rsidP="005F71BC">
            <w:pPr>
              <w:pStyle w:val="TableParagraph"/>
              <w:kinsoku w:val="0"/>
              <w:overflowPunct w:val="0"/>
              <w:spacing w:before="28"/>
              <w:ind w:left="109"/>
              <w:rPr>
                <w:b/>
                <w:bCs/>
                <w:w w:val="99"/>
                <w:sz w:val="20"/>
                <w:szCs w:val="20"/>
              </w:rPr>
            </w:pPr>
            <w:r>
              <w:rPr>
                <w:b/>
                <w:bCs/>
                <w:w w:val="99"/>
                <w:sz w:val="20"/>
                <w:szCs w:val="20"/>
              </w:rPr>
              <w:t>$ 100,000 – 190,000</w:t>
            </w:r>
          </w:p>
        </w:tc>
        <w:tc>
          <w:tcPr>
            <w:tcW w:w="2398" w:type="dxa"/>
            <w:tcBorders>
              <w:top w:val="single" w:sz="4" w:space="0" w:color="000000"/>
              <w:left w:val="single" w:sz="4" w:space="0" w:color="000000"/>
              <w:bottom w:val="single" w:sz="4" w:space="0" w:color="000000"/>
              <w:right w:val="single" w:sz="4" w:space="0" w:color="000000"/>
            </w:tcBorders>
          </w:tcPr>
          <w:p w14:paraId="2DCF7409"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2 - 3</w:t>
            </w:r>
          </w:p>
        </w:tc>
      </w:tr>
      <w:tr w:rsidR="005F71BC" w:rsidRPr="009C4FEF" w14:paraId="08E37203"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tcPr>
          <w:p w14:paraId="32BCD39C" w14:textId="77777777" w:rsidR="005F71BC" w:rsidRPr="009C4FEF" w:rsidRDefault="00000000" w:rsidP="005F71BC">
            <w:pPr>
              <w:pStyle w:val="TableParagraph"/>
              <w:tabs>
                <w:tab w:val="left" w:pos="3541"/>
              </w:tabs>
              <w:kinsoku w:val="0"/>
              <w:overflowPunct w:val="0"/>
              <w:ind w:left="120"/>
              <w:rPr>
                <w:b/>
                <w:bCs/>
                <w:sz w:val="20"/>
                <w:szCs w:val="20"/>
              </w:rPr>
            </w:pPr>
            <w:sdt>
              <w:sdtPr>
                <w:rPr>
                  <w:b/>
                  <w:bCs/>
                  <w:sz w:val="20"/>
                  <w:szCs w:val="20"/>
                </w:rPr>
                <w:id w:val="1130742649"/>
                <w14:checkbox>
                  <w14:checked w14:val="1"/>
                  <w14:checkedState w14:val="2612" w14:font="MS Gothic"/>
                  <w14:uncheckedState w14:val="2610" w14:font="MS Gothic"/>
                </w14:checkbox>
              </w:sdtPr>
              <w:sdtContent>
                <w:r>
                  <w:rPr>
                    <w:rFonts w:ascii="MS Gothic" w:eastAsia="MS Gothic" w:hAnsi="MS Gothic" w:hint="eastAsia"/>
                    <w:b/>
                    <w:bCs/>
                    <w:sz w:val="20"/>
                    <w:szCs w:val="20"/>
                  </w:rPr>
                  <w:t>☒</w:t>
                </w:r>
              </w:sdtContent>
            </w:sdt>
            <w:r>
              <w:rPr>
                <w:b/>
                <w:bCs/>
                <w:sz w:val="20"/>
                <w:szCs w:val="20"/>
              </w:rPr>
              <w:t xml:space="preserve"> Other: </w:t>
            </w:r>
            <w:r>
              <w:rPr>
                <w:b/>
                <w:bCs/>
                <w:sz w:val="20"/>
                <w:szCs w:val="20"/>
                <w:u w:val="single"/>
              </w:rPr>
              <w:t>Industry/Equipment Support</w:t>
            </w:r>
          </w:p>
        </w:tc>
        <w:tc>
          <w:tcPr>
            <w:tcW w:w="2161" w:type="dxa"/>
            <w:tcBorders>
              <w:top w:val="single" w:sz="4" w:space="0" w:color="000000"/>
              <w:left w:val="single" w:sz="4" w:space="0" w:color="000000"/>
              <w:bottom w:val="single" w:sz="4" w:space="0" w:color="000000"/>
              <w:right w:val="single" w:sz="4" w:space="0" w:color="000000"/>
            </w:tcBorders>
          </w:tcPr>
          <w:p w14:paraId="110EDA79"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 TBD</w:t>
            </w:r>
          </w:p>
        </w:tc>
        <w:tc>
          <w:tcPr>
            <w:tcW w:w="2398" w:type="dxa"/>
            <w:tcBorders>
              <w:top w:val="single" w:sz="4" w:space="0" w:color="000000"/>
              <w:left w:val="single" w:sz="4" w:space="0" w:color="000000"/>
              <w:bottom w:val="single" w:sz="4" w:space="0" w:color="000000"/>
              <w:right w:val="single" w:sz="4" w:space="0" w:color="000000"/>
            </w:tcBorders>
          </w:tcPr>
          <w:p w14:paraId="01DFFC6C" w14:textId="77777777" w:rsidR="005F71BC" w:rsidRPr="005F71BC" w:rsidRDefault="005F71BC" w:rsidP="005F71BC">
            <w:pPr>
              <w:pStyle w:val="TableParagraph"/>
              <w:kinsoku w:val="0"/>
              <w:overflowPunct w:val="0"/>
              <w:spacing w:before="28"/>
              <w:ind w:left="109"/>
              <w:rPr>
                <w:b/>
                <w:bCs/>
                <w:w w:val="99"/>
                <w:sz w:val="20"/>
                <w:szCs w:val="20"/>
              </w:rPr>
            </w:pPr>
            <w:r>
              <w:rPr>
                <w:b/>
                <w:bCs/>
                <w:w w:val="99"/>
                <w:sz w:val="20"/>
                <w:szCs w:val="20"/>
              </w:rPr>
              <w:t>Years 1 - 3</w:t>
            </w:r>
          </w:p>
        </w:tc>
      </w:tr>
      <w:tr w:rsidR="005F71BC" w:rsidRPr="009C4FEF" w14:paraId="799A7AA9" w14:textId="77777777" w:rsidTr="006270E5">
        <w:trPr>
          <w:cantSplit/>
          <w:trHeight w:val="285"/>
        </w:trPr>
        <w:tc>
          <w:tcPr>
            <w:tcW w:w="4076" w:type="dxa"/>
            <w:tcBorders>
              <w:top w:val="single" w:sz="4" w:space="0" w:color="000000"/>
              <w:left w:val="single" w:sz="4" w:space="0" w:color="000000"/>
              <w:bottom w:val="single" w:sz="4" w:space="0" w:color="000000"/>
              <w:right w:val="single" w:sz="4" w:space="0" w:color="000000"/>
            </w:tcBorders>
            <w:shd w:val="clear" w:color="auto" w:fill="E4E4E4"/>
          </w:tcPr>
          <w:p w14:paraId="1899881B" w14:textId="77777777" w:rsidR="005F71BC" w:rsidRPr="009C4FEF" w:rsidRDefault="005F71BC" w:rsidP="005F71BC">
            <w:pPr>
              <w:pStyle w:val="TableParagraph"/>
              <w:kinsoku w:val="0"/>
              <w:overflowPunct w:val="0"/>
              <w:ind w:left="107"/>
              <w:rPr>
                <w:b/>
                <w:bCs/>
                <w:spacing w:val="-2"/>
                <w:sz w:val="20"/>
                <w:szCs w:val="20"/>
              </w:rPr>
            </w:pPr>
            <w:r>
              <w:rPr>
                <w:b/>
                <w:bCs/>
                <w:sz w:val="20"/>
                <w:szCs w:val="20"/>
              </w:rPr>
              <w:t>TOTAL</w:t>
            </w:r>
            <w:r>
              <w:rPr>
                <w:b/>
                <w:bCs/>
                <w:spacing w:val="-8"/>
                <w:sz w:val="20"/>
                <w:szCs w:val="20"/>
              </w:rPr>
              <w:t xml:space="preserve"> </w:t>
            </w:r>
            <w:r>
              <w:rPr>
                <w:b/>
                <w:bCs/>
                <w:sz w:val="20"/>
                <w:szCs w:val="20"/>
              </w:rPr>
              <w:t>FUNDING</w:t>
            </w:r>
            <w:r>
              <w:rPr>
                <w:b/>
                <w:bCs/>
                <w:spacing w:val="-7"/>
                <w:sz w:val="20"/>
                <w:szCs w:val="20"/>
              </w:rPr>
              <w:t xml:space="preserve"> </w:t>
            </w:r>
            <w:r>
              <w:rPr>
                <w:b/>
                <w:bCs/>
                <w:spacing w:val="-2"/>
                <w:sz w:val="20"/>
                <w:szCs w:val="20"/>
              </w:rPr>
              <w:t>SOURCES</w:t>
            </w:r>
          </w:p>
        </w:tc>
        <w:tc>
          <w:tcPr>
            <w:tcW w:w="2161" w:type="dxa"/>
            <w:tcBorders>
              <w:top w:val="single" w:sz="4" w:space="0" w:color="000000"/>
              <w:left w:val="single" w:sz="4" w:space="0" w:color="000000"/>
              <w:bottom w:val="single" w:sz="4" w:space="0" w:color="000000"/>
              <w:right w:val="single" w:sz="4" w:space="0" w:color="000000"/>
            </w:tcBorders>
            <w:shd w:val="clear" w:color="auto" w:fill="E4E4E4"/>
          </w:tcPr>
          <w:p w14:paraId="550721F4" w14:textId="77777777" w:rsidR="005F71BC" w:rsidRPr="009C4FEF" w:rsidRDefault="005F71BC" w:rsidP="005F71BC">
            <w:pPr>
              <w:pStyle w:val="TableParagraph"/>
              <w:kinsoku w:val="0"/>
              <w:overflowPunct w:val="0"/>
              <w:ind w:left="109"/>
              <w:rPr>
                <w:b/>
                <w:bCs/>
                <w:w w:val="99"/>
                <w:sz w:val="20"/>
                <w:szCs w:val="20"/>
              </w:rPr>
            </w:pPr>
            <w:r>
              <w:rPr>
                <w:b/>
                <w:bCs/>
                <w:w w:val="99"/>
                <w:sz w:val="20"/>
                <w:szCs w:val="20"/>
              </w:rPr>
              <w:t>$200,000 – 320,000</w:t>
            </w:r>
          </w:p>
        </w:tc>
        <w:tc>
          <w:tcPr>
            <w:tcW w:w="2398" w:type="dxa"/>
            <w:tcBorders>
              <w:top w:val="single" w:sz="4" w:space="0" w:color="000000"/>
              <w:left w:val="single" w:sz="4" w:space="0" w:color="000000"/>
              <w:bottom w:val="single" w:sz="4" w:space="0" w:color="000000"/>
              <w:right w:val="single" w:sz="4" w:space="0" w:color="000000"/>
            </w:tcBorders>
            <w:shd w:val="clear" w:color="auto" w:fill="E4E4E4"/>
          </w:tcPr>
          <w:p w14:paraId="0DAE7A67" w14:textId="77777777" w:rsidR="005F71BC" w:rsidRPr="009C4FEF" w:rsidRDefault="005F71BC" w:rsidP="005F71BC">
            <w:pPr>
              <w:pStyle w:val="TableParagraph"/>
              <w:kinsoku w:val="0"/>
              <w:overflowPunct w:val="0"/>
              <w:spacing w:before="0"/>
            </w:pPr>
          </w:p>
        </w:tc>
      </w:tr>
    </w:tbl>
    <w:p w14:paraId="36609CE8" w14:textId="77777777" w:rsidR="001E3791" w:rsidRPr="009C4FEF" w:rsidRDefault="001E3791" w:rsidP="001E3791">
      <w:pPr>
        <w:pStyle w:val="BodyText"/>
        <w:kinsoku w:val="0"/>
        <w:overflowPunct w:val="0"/>
        <w:rPr>
          <w:b/>
          <w:bCs/>
        </w:rPr>
      </w:pPr>
    </w:p>
    <w:p w14:paraId="33703F55" w14:textId="77777777" w:rsidR="001E3791" w:rsidRPr="009C4FEF" w:rsidRDefault="001E3791" w:rsidP="009C4FEF">
      <w:pPr>
        <w:pStyle w:val="BodyText"/>
        <w:kinsoku w:val="0"/>
        <w:overflowPunct w:val="0"/>
        <w:rPr>
          <w:b/>
          <w:bCs/>
        </w:rPr>
      </w:pPr>
    </w:p>
    <w:p w14:paraId="743A6B8E" w14:textId="77777777" w:rsidR="001E3791" w:rsidRPr="009C4FEF" w:rsidRDefault="001E3791" w:rsidP="006270E5">
      <w:pPr>
        <w:pStyle w:val="BodyText"/>
        <w:keepNext/>
        <w:keepLines/>
        <w:kinsoku w:val="0"/>
        <w:overflowPunct w:val="0"/>
        <w:spacing w:after="240"/>
        <w:ind w:right="148"/>
        <w:rPr>
          <w:i/>
          <w:iCs/>
        </w:rPr>
      </w:pPr>
      <w:r>
        <w:rPr>
          <w:b/>
          <w:bCs/>
        </w:rPr>
        <w:t>Program</w:t>
      </w:r>
      <w:r>
        <w:rPr>
          <w:b/>
          <w:bCs/>
          <w:spacing w:val="-2"/>
        </w:rPr>
        <w:t xml:space="preserve"> </w:t>
      </w:r>
      <w:r>
        <w:rPr>
          <w:b/>
          <w:bCs/>
        </w:rPr>
        <w:t>Sustainability</w:t>
      </w:r>
      <w:r>
        <w:rPr>
          <w:b/>
          <w:bCs/>
          <w:spacing w:val="-3"/>
        </w:rPr>
        <w:t xml:space="preserve"> </w:t>
      </w:r>
      <w:r>
        <w:rPr>
          <w:b/>
          <w:bCs/>
        </w:rPr>
        <w:t>Costs:</w:t>
      </w:r>
      <w:r>
        <w:rPr>
          <w:b/>
          <w:bCs/>
          <w:spacing w:val="-3"/>
        </w:rPr>
        <w:t xml:space="preserve"> </w:t>
      </w:r>
      <w:r>
        <w:rPr>
          <w:i/>
          <w:iCs/>
          <w:sz w:val="22"/>
          <w:szCs w:val="22"/>
        </w:rPr>
        <w:t>Describe</w:t>
      </w:r>
      <w:r>
        <w:rPr>
          <w:i/>
          <w:iCs/>
          <w:spacing w:val="-4"/>
          <w:sz w:val="22"/>
          <w:szCs w:val="22"/>
        </w:rPr>
        <w:t xml:space="preserve"> </w:t>
      </w:r>
      <w:r>
        <w:rPr>
          <w:i/>
          <w:iCs/>
          <w:sz w:val="22"/>
          <w:szCs w:val="22"/>
        </w:rPr>
        <w:t>the</w:t>
      </w:r>
      <w:r>
        <w:rPr>
          <w:i/>
          <w:iCs/>
          <w:spacing w:val="-4"/>
          <w:sz w:val="22"/>
          <w:szCs w:val="22"/>
        </w:rPr>
        <w:t xml:space="preserve"> </w:t>
      </w:r>
      <w:r>
        <w:rPr>
          <w:i/>
          <w:iCs/>
          <w:sz w:val="22"/>
          <w:szCs w:val="22"/>
        </w:rPr>
        <w:t>resources</w:t>
      </w:r>
      <w:r>
        <w:rPr>
          <w:i/>
          <w:iCs/>
          <w:spacing w:val="-6"/>
          <w:sz w:val="22"/>
          <w:szCs w:val="22"/>
        </w:rPr>
        <w:t xml:space="preserve"> </w:t>
      </w:r>
      <w:r>
        <w:rPr>
          <w:i/>
          <w:iCs/>
          <w:sz w:val="22"/>
          <w:szCs w:val="22"/>
        </w:rPr>
        <w:t>that</w:t>
      </w:r>
      <w:r>
        <w:rPr>
          <w:i/>
          <w:iCs/>
          <w:spacing w:val="-3"/>
          <w:sz w:val="22"/>
          <w:szCs w:val="22"/>
        </w:rPr>
        <w:t xml:space="preserve"> </w:t>
      </w:r>
      <w:r>
        <w:rPr>
          <w:i/>
          <w:iCs/>
          <w:sz w:val="22"/>
          <w:szCs w:val="22"/>
        </w:rPr>
        <w:t>would</w:t>
      </w:r>
      <w:r>
        <w:rPr>
          <w:i/>
          <w:iCs/>
          <w:spacing w:val="-2"/>
          <w:sz w:val="22"/>
          <w:szCs w:val="22"/>
        </w:rPr>
        <w:t xml:space="preserve"> </w:t>
      </w:r>
      <w:r>
        <w:rPr>
          <w:i/>
          <w:iCs/>
          <w:sz w:val="22"/>
          <w:szCs w:val="22"/>
        </w:rPr>
        <w:t>be</w:t>
      </w:r>
      <w:r>
        <w:rPr>
          <w:i/>
          <w:iCs/>
          <w:spacing w:val="-4"/>
          <w:sz w:val="22"/>
          <w:szCs w:val="22"/>
        </w:rPr>
        <w:t xml:space="preserve"> </w:t>
      </w:r>
      <w:r>
        <w:rPr>
          <w:i/>
          <w:iCs/>
          <w:sz w:val="22"/>
          <w:szCs w:val="22"/>
        </w:rPr>
        <w:t>needed</w:t>
      </w:r>
      <w:r>
        <w:rPr>
          <w:i/>
          <w:iCs/>
          <w:spacing w:val="-2"/>
          <w:sz w:val="22"/>
          <w:szCs w:val="22"/>
        </w:rPr>
        <w:t xml:space="preserve"> </w:t>
      </w:r>
      <w:r>
        <w:rPr>
          <w:i/>
          <w:iCs/>
          <w:sz w:val="22"/>
          <w:szCs w:val="22"/>
        </w:rPr>
        <w:t>once</w:t>
      </w:r>
      <w:r>
        <w:rPr>
          <w:i/>
          <w:iCs/>
          <w:spacing w:val="-4"/>
          <w:sz w:val="22"/>
          <w:szCs w:val="22"/>
        </w:rPr>
        <w:t xml:space="preserve"> </w:t>
      </w:r>
      <w:r>
        <w:rPr>
          <w:i/>
          <w:iCs/>
          <w:sz w:val="22"/>
          <w:szCs w:val="22"/>
        </w:rPr>
        <w:t>the length of funding indicated above expires, and how the district will sustain this program.</w:t>
      </w:r>
    </w:p>
    <w:sdt>
      <w:sdtPr>
        <w:rPr>
          <w:rFonts w:ascii="Arial" w:hAnsi="Arial" w:cs="Arial"/>
          <w:sz w:val="24"/>
          <w:szCs w:val="24"/>
        </w:rPr>
        <w:id w:val="-802231314"/>
        <w:placeholder>
          <w:docPart w:val="DefaultPlaceholder_-1854013440"/>
        </w:placeholder>
      </w:sdtPr>
      <w:sdtContent>
        <w:p w14:paraId="003D11F6" w14:textId="48DA37EF" w:rsidR="005F71BC" w:rsidRPr="005F71BC" w:rsidRDefault="005F71BC" w:rsidP="005F71BC">
          <w:pPr>
            <w:rPr>
              <w:rFonts w:ascii="Arial" w:hAnsi="Arial" w:cs="Arial"/>
              <w:sz w:val="24"/>
              <w:szCs w:val="24"/>
            </w:rPr>
          </w:pPr>
          <w:r>
            <w:rPr>
              <w:rFonts w:ascii="Arial" w:hAnsi="Arial" w:cs="Arial"/>
              <w:sz w:val="24"/>
              <w:szCs w:val="24"/>
            </w:rPr>
            <w:t xml:space="preserve">The Drone Technology Program has secured $80,000 in Strong Workforce Program (SWP Round 10) funding for Year 1, which, together with CTEA/Perkins funds, will fund the core initial equipment purchases and course development costs necessary to launch the AERO program as funding is authorized for the purchase of drones, a portion of lab technician time, and instructional salaries/stipends for remote pilot program development. This confirmed funding provides a stable foundation for program launch and demonstrates institutional and regional workforce system commitment to the program. </w:t>
          </w:r>
        </w:p>
        <w:p w14:paraId="41E6C915"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lastRenderedPageBreak/>
            <w:t>Years 2 and 3: Scaled Funding Approach</w:t>
          </w:r>
        </w:p>
        <w:p w14:paraId="4DBD05BE" w14:textId="77777777" w:rsidR="005F71BC" w:rsidRPr="005F71BC" w:rsidRDefault="005F71BC" w:rsidP="005F71BC">
          <w:pPr>
            <w:rPr>
              <w:rFonts w:ascii="Arial" w:hAnsi="Arial" w:cs="Arial"/>
              <w:sz w:val="24"/>
              <w:szCs w:val="24"/>
            </w:rPr>
          </w:pPr>
          <w:r>
            <w:rPr>
              <w:rFonts w:ascii="Arial" w:hAnsi="Arial" w:cs="Arial"/>
              <w:sz w:val="24"/>
              <w:szCs w:val="24"/>
            </w:rPr>
            <w:t>Funding beyond Year 1 will be pursued through two complementary strategies, with program scaling built in as a contingency if additional grant funding is not secured at the expected level.</w:t>
          </w:r>
        </w:p>
        <w:p w14:paraId="67922D74" w14:textId="1F8CFAC2" w:rsidR="003774FF" w:rsidRDefault="005F71BC" w:rsidP="005F71BC">
          <w:pPr>
            <w:rPr>
              <w:rFonts w:ascii="Aptos" w:eastAsia="Times New Roman" w:hAnsi="Aptos" w:cs="Times New Roman"/>
              <w:color w:val="000000"/>
            </w:rPr>
          </w:pPr>
          <w:r>
            <w:rPr>
              <w:rFonts w:ascii="Arial" w:hAnsi="Arial" w:cs="Arial"/>
              <w:sz w:val="24"/>
              <w:szCs w:val="24"/>
            </w:rPr>
            <w:t>Strategy A (Additional Grant Funding): The program will request continued Strong Workforce Program allocations in Years 2 and 3 to fund the phased equipment and course development costs associated with the agriculture and public safety pathway expansions, estimated at $100,000 – $155,000 and $25,000 – $50,000, respectively. Perkins/CTEA funds may also be used for eligible equipment purchases, with NDAA compliance maintained to preserve federal eligibility.</w:t>
          </w:r>
          <w:r>
            <w:rPr>
              <w:rFonts w:ascii="Aptos" w:eastAsia="Times New Roman" w:hAnsi="Aptos" w:cs="Times New Roman"/>
              <w:color w:val="000000"/>
            </w:rPr>
            <w:t xml:space="preserve"> </w:t>
          </w:r>
        </w:p>
        <w:p w14:paraId="6DE69667" w14:textId="77777777" w:rsidR="005F71BC" w:rsidRPr="003774FF" w:rsidRDefault="003774FF" w:rsidP="005F71BC">
          <w:pPr>
            <w:rPr>
              <w:rFonts w:ascii="Arial" w:hAnsi="Arial" w:cs="Arial"/>
              <w:b/>
              <w:bCs/>
              <w:sz w:val="24"/>
              <w:szCs w:val="24"/>
            </w:rPr>
          </w:pPr>
          <w:r>
            <w:rPr>
              <w:rFonts w:ascii="Arial" w:hAnsi="Arial" w:cs="Arial"/>
              <w:sz w:val="24"/>
              <w:szCs w:val="24"/>
            </w:rPr>
            <w:t xml:space="preserve">Collaboration will also continue with the Grants Team to support additional external grant applications for the new drone program, </w:t>
          </w:r>
          <w:r>
            <w:rPr>
              <w:rFonts w:ascii="Arial" w:hAnsi="Arial" w:cs="Arial"/>
              <w:b/>
              <w:bCs/>
              <w:sz w:val="24"/>
              <w:szCs w:val="24"/>
            </w:rPr>
            <w:t>as this area has seen significant grant investment at the regional and state level due to strong economic development projections.</w:t>
          </w:r>
        </w:p>
        <w:p w14:paraId="4224D066" w14:textId="2EE08658" w:rsidR="005F71BC" w:rsidRPr="005F71BC" w:rsidRDefault="005F71BC" w:rsidP="005F71BC">
          <w:pPr>
            <w:rPr>
              <w:rFonts w:ascii="Arial" w:hAnsi="Arial" w:cs="Arial"/>
              <w:sz w:val="24"/>
              <w:szCs w:val="24"/>
            </w:rPr>
          </w:pPr>
          <w:r>
            <w:rPr>
              <w:rFonts w:ascii="Arial" w:hAnsi="Arial" w:cs="Arial"/>
              <w:sz w:val="24"/>
              <w:szCs w:val="24"/>
            </w:rPr>
            <w:t xml:space="preserve">Strategy B (Apportionment-Supported Scaling): If additional grant funding is delayed or reduced, the program is designed to scale its offerings to a level supportable by net apportionment revenue after instructional costs. Using an estimated $5,500 per FTES in apportionment revenue and projected enrollment of </w:t>
          </w:r>
          <w:del w:id="380" w:author="Codex" w:date="2026-10-27T04:32:00Z">
            <w:r>
              <w:rPr>
                <w:rFonts w:ascii="Arial" w:hAnsi="Arial" w:cs="Arial"/>
                <w:sz w:val="24"/>
                <w:szCs w:val="24"/>
              </w:rPr>
              <w:delText>13.37</w:delText>
            </w:r>
          </w:del>
          <w:ins w:id="381" w:author="Codex" w:date="2026-10-27T04:32:00Z">
            <w:r>
              <w:rPr>
                <w:rFonts w:ascii="Arial" w:hAnsi="Arial" w:cs="Arial"/>
                <w:sz w:val="24"/>
                <w:szCs w:val="24"/>
              </w:rPr>
              <w:t>14.74</w:t>
            </w:r>
          </w:ins>
          <w:r>
            <w:rPr>
              <w:rFonts w:ascii="Arial" w:hAnsi="Arial" w:cs="Arial"/>
              <w:sz w:val="24"/>
              <w:szCs w:val="24"/>
            </w:rPr>
            <w:t xml:space="preserve"> FTES in Year 1, the program is expected to generate approximately $</w:t>
          </w:r>
          <w:del w:id="382" w:author="Codex" w:date="2026-10-27T04:32:00Z">
            <w:r>
              <w:rPr>
                <w:rFonts w:ascii="Arial" w:hAnsi="Arial" w:cs="Arial"/>
                <w:sz w:val="24"/>
                <w:szCs w:val="24"/>
              </w:rPr>
              <w:delText>73,535</w:delText>
            </w:r>
          </w:del>
          <w:ins w:id="383" w:author="Codex" w:date="2026-10-27T04:32:00Z">
            <w:r>
              <w:rPr>
                <w:rFonts w:ascii="Arial" w:hAnsi="Arial" w:cs="Arial"/>
                <w:sz w:val="24"/>
                <w:szCs w:val="24"/>
              </w:rPr>
              <w:t>81,070</w:t>
            </w:r>
          </w:ins>
          <w:r>
            <w:rPr>
              <w:rFonts w:ascii="Arial" w:hAnsi="Arial" w:cs="Arial"/>
              <w:sz w:val="24"/>
              <w:szCs w:val="24"/>
            </w:rPr>
            <w:t xml:space="preserve"> in gross apportionment revenue. Instructor costs, budgeted at $125 per hour for adjunct/part-time instruction, are estimated at approximately $</w:t>
          </w:r>
          <w:del w:id="384" w:author="Codex" w:date="2026-10-27T04:32:00Z">
            <w:r>
              <w:rPr>
                <w:rFonts w:ascii="Arial" w:hAnsi="Arial" w:cs="Arial"/>
                <w:sz w:val="24"/>
                <w:szCs w:val="24"/>
              </w:rPr>
              <w:delText>38,250</w:delText>
            </w:r>
          </w:del>
          <w:ins w:id="385" w:author="Codex" w:date="2026-10-27T04:32:00Z">
            <w:r>
              <w:rPr>
                <w:rFonts w:ascii="Arial" w:hAnsi="Arial" w:cs="Arial"/>
                <w:sz w:val="24"/>
                <w:szCs w:val="24"/>
              </w:rPr>
              <w:t>42,750</w:t>
            </w:r>
          </w:ins>
          <w:r>
            <w:rPr>
              <w:rFonts w:ascii="Arial" w:hAnsi="Arial" w:cs="Arial"/>
              <w:sz w:val="24"/>
              <w:szCs w:val="24"/>
            </w:rPr>
            <w:t xml:space="preserve"> in Year 1 based on </w:t>
          </w:r>
          <w:del w:id="386" w:author="Codex" w:date="2026-10-27T04:32:00Z">
            <w:r>
              <w:rPr>
                <w:rFonts w:ascii="Arial" w:hAnsi="Arial" w:cs="Arial"/>
                <w:sz w:val="24"/>
                <w:szCs w:val="24"/>
              </w:rPr>
              <w:delText>306</w:delText>
            </w:r>
          </w:del>
          <w:ins w:id="387" w:author="Codex" w:date="2026-10-27T04:32:00Z">
            <w:r>
              <w:rPr>
                <w:rFonts w:ascii="Arial" w:hAnsi="Arial" w:cs="Arial"/>
                <w:sz w:val="24"/>
                <w:szCs w:val="24"/>
              </w:rPr>
              <w:t>342</w:t>
            </w:r>
          </w:ins>
          <w:r>
            <w:rPr>
              <w:rFonts w:ascii="Arial" w:hAnsi="Arial" w:cs="Arial"/>
              <w:sz w:val="24"/>
              <w:szCs w:val="24"/>
            </w:rPr>
            <w:t xml:space="preserve"> instructional contact hours across four sections. This yields an estimated net apportionment contribution of approximately $</w:t>
          </w:r>
          <w:del w:id="388" w:author="Codex" w:date="2026-10-27T04:32:00Z">
            <w:r>
              <w:rPr>
                <w:rFonts w:ascii="Arial" w:hAnsi="Arial" w:cs="Arial"/>
                <w:sz w:val="24"/>
                <w:szCs w:val="24"/>
              </w:rPr>
              <w:delText>35,285</w:delText>
            </w:r>
          </w:del>
          <w:ins w:id="389" w:author="Codex" w:date="2026-10-27T04:32:00Z">
            <w:r>
              <w:rPr>
                <w:rFonts w:ascii="Arial" w:hAnsi="Arial" w:cs="Arial"/>
                <w:sz w:val="24"/>
                <w:szCs w:val="24"/>
              </w:rPr>
              <w:t>38,320</w:t>
            </w:r>
          </w:ins>
          <w:r>
            <w:rPr>
              <w:rFonts w:ascii="Arial" w:hAnsi="Arial" w:cs="Arial"/>
              <w:sz w:val="24"/>
              <w:szCs w:val="24"/>
            </w:rPr>
            <w:t xml:space="preserve"> in Year 1 available to support ongoing operational costs.</w:t>
          </w:r>
        </w:p>
        <w:p w14:paraId="195BB0F3" w14:textId="7ECBCE8C" w:rsidR="005F71BC" w:rsidRPr="005F71BC" w:rsidRDefault="005F71BC" w:rsidP="005F71BC">
          <w:pPr>
            <w:rPr>
              <w:rFonts w:ascii="Arial" w:hAnsi="Arial" w:cs="Arial"/>
              <w:sz w:val="24"/>
              <w:szCs w:val="24"/>
            </w:rPr>
          </w:pPr>
          <w:r>
            <w:rPr>
              <w:rFonts w:ascii="Arial" w:hAnsi="Arial" w:cs="Arial"/>
              <w:sz w:val="24"/>
              <w:szCs w:val="24"/>
            </w:rPr>
            <w:t xml:space="preserve">By Year 2, at </w:t>
          </w:r>
          <w:del w:id="390" w:author="Codex" w:date="2026-10-27T04:32:00Z">
            <w:r>
              <w:rPr>
                <w:rFonts w:ascii="Arial" w:hAnsi="Arial" w:cs="Arial"/>
                <w:sz w:val="24"/>
                <w:szCs w:val="24"/>
              </w:rPr>
              <w:delText>16.80</w:delText>
            </w:r>
          </w:del>
          <w:ins w:id="391" w:author="Codex" w:date="2026-10-27T04:32:00Z">
            <w:r>
              <w:rPr>
                <w:rFonts w:ascii="Arial" w:hAnsi="Arial" w:cs="Arial"/>
                <w:sz w:val="24"/>
                <w:szCs w:val="24"/>
              </w:rPr>
              <w:t>18.17</w:t>
            </w:r>
          </w:ins>
          <w:r>
            <w:rPr>
              <w:rFonts w:ascii="Arial" w:hAnsi="Arial" w:cs="Arial"/>
              <w:sz w:val="24"/>
              <w:szCs w:val="24"/>
            </w:rPr>
            <w:t xml:space="preserve"> FTES, gross apportionment is projected at approximately $</w:t>
          </w:r>
          <w:del w:id="392" w:author="Codex" w:date="2026-10-27T04:32:00Z">
            <w:r>
              <w:rPr>
                <w:rFonts w:ascii="Arial" w:hAnsi="Arial" w:cs="Arial"/>
                <w:sz w:val="24"/>
                <w:szCs w:val="24"/>
              </w:rPr>
              <w:delText>92,400</w:delText>
            </w:r>
          </w:del>
          <w:ins w:id="393" w:author="Codex" w:date="2026-10-27T04:32:00Z">
            <w:r>
              <w:rPr>
                <w:rFonts w:ascii="Arial" w:hAnsi="Arial" w:cs="Arial"/>
                <w:sz w:val="24"/>
                <w:szCs w:val="24"/>
              </w:rPr>
              <w:t>99,935</w:t>
            </w:r>
          </w:ins>
          <w:r>
            <w:rPr>
              <w:rFonts w:ascii="Arial" w:hAnsi="Arial" w:cs="Arial"/>
              <w:sz w:val="24"/>
              <w:szCs w:val="24"/>
            </w:rPr>
            <w:t>, with instructor costs rising to an estimated $</w:t>
          </w:r>
          <w:del w:id="394" w:author="Codex" w:date="2026-10-27T04:32:00Z">
            <w:r>
              <w:rPr>
                <w:rFonts w:ascii="Arial" w:hAnsi="Arial" w:cs="Arial"/>
                <w:sz w:val="24"/>
                <w:szCs w:val="24"/>
              </w:rPr>
              <w:delText>49,500</w:delText>
            </w:r>
          </w:del>
          <w:ins w:id="395" w:author="Codex" w:date="2026-10-27T04:32:00Z">
            <w:r>
              <w:rPr>
                <w:rFonts w:ascii="Arial" w:hAnsi="Arial" w:cs="Arial"/>
                <w:sz w:val="24"/>
                <w:szCs w:val="24"/>
              </w:rPr>
              <w:t>54,000</w:t>
            </w:r>
          </w:ins>
          <w:r>
            <w:rPr>
              <w:rFonts w:ascii="Arial" w:hAnsi="Arial" w:cs="Arial"/>
              <w:sz w:val="24"/>
              <w:szCs w:val="24"/>
            </w:rPr>
            <w:t xml:space="preserve"> for five sections, yielding a net contribution of approximately $</w:t>
          </w:r>
          <w:del w:id="396" w:author="Codex" w:date="2026-10-27T04:32:00Z">
            <w:r>
              <w:rPr>
                <w:rFonts w:ascii="Arial" w:hAnsi="Arial" w:cs="Arial"/>
                <w:sz w:val="24"/>
                <w:szCs w:val="24"/>
              </w:rPr>
              <w:delText>42,900</w:delText>
            </w:r>
          </w:del>
          <w:ins w:id="397" w:author="Codex" w:date="2026-10-27T04:32:00Z">
            <w:r>
              <w:rPr>
                <w:rFonts w:ascii="Arial" w:hAnsi="Arial" w:cs="Arial"/>
                <w:sz w:val="24"/>
                <w:szCs w:val="24"/>
              </w:rPr>
              <w:t>45,935</w:t>
            </w:r>
          </w:ins>
          <w:r>
            <w:rPr>
              <w:rFonts w:ascii="Arial" w:hAnsi="Arial" w:cs="Arial"/>
              <w:sz w:val="24"/>
              <w:szCs w:val="24"/>
            </w:rPr>
            <w:t xml:space="preserve">. By Year 3, at </w:t>
          </w:r>
          <w:del w:id="398" w:author="Codex" w:date="2026-10-27T04:32:00Z">
            <w:r>
              <w:rPr>
                <w:rFonts w:ascii="Arial" w:hAnsi="Arial" w:cs="Arial"/>
                <w:sz w:val="24"/>
                <w:szCs w:val="24"/>
              </w:rPr>
              <w:delText>20.23</w:delText>
            </w:r>
          </w:del>
          <w:ins w:id="399" w:author="Codex" w:date="2026-10-27T04:32:00Z">
            <w:r>
              <w:rPr>
                <w:rFonts w:ascii="Arial" w:hAnsi="Arial" w:cs="Arial"/>
                <w:sz w:val="24"/>
                <w:szCs w:val="24"/>
              </w:rPr>
              <w:t>21.60</w:t>
            </w:r>
          </w:ins>
          <w:r>
            <w:rPr>
              <w:rFonts w:ascii="Arial" w:hAnsi="Arial" w:cs="Arial"/>
              <w:sz w:val="24"/>
              <w:szCs w:val="24"/>
            </w:rPr>
            <w:t xml:space="preserve"> FTES, gross apportionment reaches approximately $</w:t>
          </w:r>
          <w:del w:id="400" w:author="Codex" w:date="2026-10-27T04:32:00Z">
            <w:r>
              <w:rPr>
                <w:rFonts w:ascii="Arial" w:hAnsi="Arial" w:cs="Arial"/>
                <w:sz w:val="24"/>
                <w:szCs w:val="24"/>
              </w:rPr>
              <w:delText>111,265</w:delText>
            </w:r>
          </w:del>
          <w:ins w:id="401" w:author="Codex" w:date="2026-10-27T04:32:00Z">
            <w:r>
              <w:rPr>
                <w:rFonts w:ascii="Arial" w:hAnsi="Arial" w:cs="Arial"/>
                <w:sz w:val="24"/>
                <w:szCs w:val="24"/>
              </w:rPr>
              <w:t>118,800</w:t>
            </w:r>
          </w:ins>
          <w:r>
            <w:rPr>
              <w:rFonts w:ascii="Arial" w:hAnsi="Arial" w:cs="Arial"/>
              <w:sz w:val="24"/>
              <w:szCs w:val="24"/>
            </w:rPr>
            <w:t>, with estimated instructor costs of $</w:t>
          </w:r>
          <w:del w:id="402" w:author="Codex" w:date="2026-10-27T04:32:00Z">
            <w:r>
              <w:rPr>
                <w:rFonts w:ascii="Arial" w:hAnsi="Arial" w:cs="Arial"/>
                <w:sz w:val="24"/>
                <w:szCs w:val="24"/>
              </w:rPr>
              <w:delText>60,750</w:delText>
            </w:r>
          </w:del>
          <w:ins w:id="403" w:author="Codex" w:date="2026-10-27T04:32:00Z">
            <w:r>
              <w:rPr>
                <w:rFonts w:ascii="Arial" w:hAnsi="Arial" w:cs="Arial"/>
                <w:sz w:val="24"/>
                <w:szCs w:val="24"/>
              </w:rPr>
              <w:t>65,250</w:t>
            </w:r>
          </w:ins>
          <w:r>
            <w:rPr>
              <w:rFonts w:ascii="Arial" w:hAnsi="Arial" w:cs="Arial"/>
              <w:sz w:val="24"/>
              <w:szCs w:val="24"/>
            </w:rPr>
            <w:t xml:space="preserve"> for six sections, for a net contribution of approximately $</w:t>
          </w:r>
          <w:del w:id="404" w:author="Codex" w:date="2026-10-27T04:32:00Z">
            <w:r>
              <w:rPr>
                <w:rFonts w:ascii="Arial" w:hAnsi="Arial" w:cs="Arial"/>
                <w:sz w:val="24"/>
                <w:szCs w:val="24"/>
              </w:rPr>
              <w:delText>50,515</w:delText>
            </w:r>
          </w:del>
          <w:ins w:id="405" w:author="Codex" w:date="2026-10-27T04:32:00Z">
            <w:r>
              <w:rPr>
                <w:rFonts w:ascii="Arial" w:hAnsi="Arial" w:cs="Arial"/>
                <w:sz w:val="24"/>
                <w:szCs w:val="24"/>
              </w:rPr>
              <w:t>53,550</w:t>
            </w:r>
          </w:ins>
          <w:r>
            <w:rPr>
              <w:rFonts w:ascii="Arial" w:hAnsi="Arial" w:cs="Arial"/>
              <w:sz w:val="24"/>
              <w:szCs w:val="24"/>
            </w:rPr>
            <w:t>. While net apportionment alone is insufficient to fund the full scope of program expansion, it demonstrates that the program generates real and growing instructional revenue that offsets a meaningful share of ongoing costs. In a scaled scenario, Year 2 and Year 3 equipment purchases would be prioritized and phased based on available grant funding, with higher-cost items deferred until resources are confirmed.</w:t>
          </w:r>
        </w:p>
        <w:p w14:paraId="6DA01039"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Industry Equipment and Financial Support</w:t>
          </w:r>
        </w:p>
        <w:p w14:paraId="309B5285" w14:textId="3F533564" w:rsidR="005F71BC" w:rsidRPr="005F71BC" w:rsidRDefault="005F71BC" w:rsidP="005F71BC">
          <w:pPr>
            <w:rPr>
              <w:rFonts w:ascii="Arial" w:hAnsi="Arial" w:cs="Arial"/>
              <w:sz w:val="24"/>
              <w:szCs w:val="24"/>
            </w:rPr>
          </w:pPr>
          <w:r>
            <w:rPr>
              <w:rFonts w:ascii="Arial" w:hAnsi="Arial" w:cs="Arial"/>
              <w:sz w:val="24"/>
              <w:szCs w:val="24"/>
            </w:rPr>
            <w:t xml:space="preserve">The program intends to actively seek equipment donations, loaner agreements, and direct financial support from industry partners. While no commitments have been formally secured beyond Year 1, the program's leadership is optimistic about this prospect for two reasons. First, the college's Aviation Maintenance Technology program has a well-established track record of attracting industry support, demonstrating that regional employers and manufacturers are willing to invest in local workforce pipelines. Second, the UAS program's broad appeal across multiple sectors:  utilities, agriculture, public safety, infrastructure </w:t>
          </w:r>
          <w:r>
            <w:rPr>
              <w:rFonts w:ascii="Arial" w:hAnsi="Arial" w:cs="Arial"/>
              <w:sz w:val="24"/>
              <w:szCs w:val="24"/>
            </w:rPr>
            <w:lastRenderedPageBreak/>
            <w:t>inspection, and media, creates an unusually wide field of potential industry partners compared to more narrowly focused programs. Outreach to regional employers, public agencies, and drone manufacturers will be initiated in Year 1 with the goal of formalizing equipment partnerships ahead of the Year 2 expansion. Any industry contributions received will be applied against projected funding gaps, reducing the total draw on grant and apportionment sources.</w:t>
          </w:r>
        </w:p>
        <w:p w14:paraId="51B97CE0" w14:textId="50BFB57F" w:rsidR="005F71BC" w:rsidRPr="005F71BC" w:rsidRDefault="005F71BC" w:rsidP="005F71BC">
          <w:pPr>
            <w:rPr>
              <w:rFonts w:ascii="Arial" w:hAnsi="Arial" w:cs="Arial"/>
              <w:sz w:val="24"/>
              <w:szCs w:val="24"/>
            </w:rPr>
          </w:pPr>
          <w:r>
            <w:rPr>
              <w:rFonts w:ascii="Arial" w:hAnsi="Arial" w:cs="Arial"/>
              <w:sz w:val="24"/>
              <w:szCs w:val="24"/>
            </w:rPr>
            <w:t>Projected startup and expansion costs of $217,000 to $350,000 exceed the funding sources identified in this proposal, $200,000 to $320,000, by $17,000 to $30,000. Because the cost estimates assume every drone is purchased outright, the program will approach local drone manufacturers about equipment donations to close this gap. The AERO 100 course proposal notes that San Luis Obispo County is emerging as a leader in the design and manufacture of these aircraft, which makes local manufacturers a natural first contact.</w:t>
          </w:r>
        </w:p>
        <w:p w14:paraId="53F87EEE" w14:textId="71F48F74" w:rsidR="005F71BC" w:rsidRPr="005F71BC" w:rsidRDefault="005F71BC" w:rsidP="005F71BC">
          <w:pPr>
            <w:rPr>
              <w:rFonts w:ascii="Arial" w:hAnsi="Arial" w:cs="Arial"/>
              <w:sz w:val="24"/>
              <w:szCs w:val="24"/>
            </w:rPr>
          </w:pPr>
          <w:r>
            <w:rPr>
              <w:rFonts w:ascii="Arial" w:hAnsi="Arial" w:cs="Arial"/>
              <w:sz w:val="24"/>
              <w:szCs w:val="24"/>
            </w:rPr>
            <w:t>The program's leadership also recognizes that the UAS industry is evolving rapidly, and that equipment costs may decrease as the technology matures and competition among manufacturers increases. The phased rollout timeline is intentionally structured to take advantage of this trend. By deferring certain higher-cost platform purchases to Years 2 and 3, the program creates an opportunity to acquire more capable equipment at lower prices than are available today. The program will also monitor emerging platforms and alternative technologies that may offer comparable instructional value at reduced cost, ensuring that equipment decisions are made with current market conditions rather than projections based solely on today's pricing. This approach reduces financial risk and positions the program to stretch available resources further as the industry continues to develop.</w:t>
          </w:r>
        </w:p>
        <w:p w14:paraId="7F2A5D54" w14:textId="77777777" w:rsidR="005F71BC" w:rsidRPr="005F71BC" w:rsidRDefault="005F71BC" w:rsidP="006270E5">
          <w:pPr>
            <w:keepNext/>
            <w:keepLines/>
            <w:rPr>
              <w:rFonts w:ascii="Arial" w:hAnsi="Arial" w:cs="Arial"/>
              <w:b/>
              <w:bCs/>
              <w:sz w:val="24"/>
              <w:szCs w:val="24"/>
            </w:rPr>
          </w:pPr>
          <w:r>
            <w:rPr>
              <w:rFonts w:ascii="Arial" w:hAnsi="Arial" w:cs="Arial"/>
              <w:b/>
              <w:bCs/>
              <w:sz w:val="24"/>
              <w:szCs w:val="24"/>
            </w:rPr>
            <w:t>Summary</w:t>
          </w:r>
        </w:p>
        <w:p w14:paraId="174B5CCC" w14:textId="0CA46311" w:rsidR="001E3791" w:rsidRPr="009C4FEF" w:rsidRDefault="005F71BC" w:rsidP="005F71BC">
          <w:pPr>
            <w:rPr>
              <w:rFonts w:ascii="Arial" w:hAnsi="Arial" w:cs="Arial"/>
              <w:sz w:val="24"/>
              <w:szCs w:val="24"/>
            </w:rPr>
          </w:pPr>
          <w:r>
            <w:rPr>
              <w:rFonts w:ascii="Arial" w:hAnsi="Arial" w:cs="Arial"/>
              <w:sz w:val="24"/>
              <w:szCs w:val="24"/>
            </w:rPr>
            <w:t xml:space="preserve">The program is fiscally viable across all three funding scenarios: (1) full grant continuation into Years 2 and 3, (2) partial grant support supplemented by growing net apportionment revenue, or (3) a scaled launch supported by the secured Year 1 funding with deferred expansion pending additional resources. The phased course rollout structure was specifically designed with this flexibility in mind, ensuring the college can grow the program responsibly in alignment with available funding while building toward long-term sustainability through FTES generation, workforce training partnerships, and/or industry support. The expectation that equipment costs will decline as </w:t>
          </w:r>
          <w:r w:rsidR="006270E5">
            <w:rPr>
              <w:rFonts w:ascii="Arial" w:hAnsi="Arial" w:cs="Arial"/>
              <w:sz w:val="24"/>
              <w:szCs w:val="24"/>
            </w:rPr>
            <w:t xml:space="preserve">drone </w:t>
          </w:r>
          <w:r>
            <w:rPr>
              <w:rFonts w:ascii="Arial" w:hAnsi="Arial" w:cs="Arial"/>
              <w:sz w:val="24"/>
              <w:szCs w:val="24"/>
            </w:rPr>
            <w:t>technology matures further strengthens the program's long-term financial outlook, as future expansion phases may require a smaller capital investment than current estimates suggest.</w:t>
          </w:r>
        </w:p>
      </w:sdtContent>
    </w:sdt>
    <w:p w14:paraId="4133CC8F" w14:textId="77777777" w:rsidR="001E3791" w:rsidRPr="009C4FEF" w:rsidRDefault="001E3791" w:rsidP="001E3791">
      <w:pPr>
        <w:rPr>
          <w:rFonts w:ascii="Arial" w:hAnsi="Arial" w:cs="Arial"/>
          <w:sz w:val="24"/>
          <w:szCs w:val="24"/>
        </w:rPr>
      </w:pPr>
    </w:p>
    <w:p w14:paraId="7B3B6A9A" w14:textId="77777777" w:rsidR="001E3791" w:rsidRPr="009C4FEF" w:rsidRDefault="00C42AA8" w:rsidP="001E3791">
      <w:pPr>
        <w:rPr>
          <w:rFonts w:ascii="Arial" w:hAnsi="Arial" w:cs="Arial"/>
          <w:sz w:val="24"/>
          <w:szCs w:val="24"/>
        </w:rPr>
      </w:pPr>
      <w:r>
        <w:rPr>
          <w:rFonts w:ascii="Arial" w:hAnsi="Arial" w:cs="Arial"/>
          <w:noProof/>
          <w:sz w:val="24"/>
          <w:szCs w:val="24"/>
        </w:rPr>
        <mc:AlternateContent>
          <mc:Choice Requires="wps">
            <w:drawing>
              <wp:anchor distT="0" distB="0" distL="114300" distR="114300" simplePos="0" relativeHeight="251666432" behindDoc="0" locked="0" layoutInCell="1" allowOverlap="1" wp14:anchorId="75E7993A" wp14:editId="69AFB847">
                <wp:simplePos x="0" y="0"/>
                <wp:positionH relativeFrom="margin">
                  <wp:posOffset>66675</wp:posOffset>
                </wp:positionH>
                <wp:positionV relativeFrom="paragraph">
                  <wp:posOffset>17780</wp:posOffset>
                </wp:positionV>
                <wp:extent cx="6134100" cy="9525"/>
                <wp:effectExtent l="0" t="0" r="19050" b="28575"/>
                <wp:wrapNone/>
                <wp:docPr id="8" name="Straight Connector 8"/>
                <wp:cNvGraphicFramePr/>
                <a:graphic xmlns:a="http://schemas.openxmlformats.org/drawingml/2006/main">
                  <a:graphicData uri="http://schemas.microsoft.com/office/word/2010/wordprocessingShape">
                    <wps:wsp>
                      <wps:cNvCnPr/>
                      <wps:spPr>
                        <a:xfrm flipV="1">
                          <a:off x="0" y="0"/>
                          <a:ext cx="6134100" cy="9525"/>
                        </a:xfrm>
                        <a:prstGeom prst="line">
                          <a:avLst/>
                        </a:prstGeom>
                        <a:ln w="19050">
                          <a:prstDash val="lgDashDotDot"/>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1FB259E" id="Straight Connector 8" o:spid="_x0000_s1026" style="position:absolute;flip:y;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5.25pt,1.4pt" to="488.25pt,2.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J++53QEAAPsDAAAOAAAAZHJzL2Uyb0RvYy54bWysU02P0zAQvSPxHyzfaZJCV7tR0z20gguC igXuXsdOLPylsWnSf8/YbgNahIRWK0WWP968mfdmsr2fjSYnAUE529FmVVMiLHe9skNHv319/+aW khCZ7Zl2VnT0LAK9371+tZ18K9ZudLoXQJDEhnbyHR1j9G1VBT4Kw8LKeWHxUTowLOIRhqoHNiG7 0dW6rm+qyUHvwXERAt4eyiPdZX4pBY+fpQwiEt1RrC3mFfL6mNZqt2XtAMyPil/KYM+owjBlMelC dWCRkZ+g/qIyioMLTsYVd6ZyUiousgZU09RP1DyMzIusBc0JfrEpvBwt/3Q6AlF9R7FRlhls0UME poYxkr2zFg10QG6TT5MPLcL39giXU/BHSKJnCYZIrfx3HIFsAwojc3b5vLgs5kg4Xt40b981NTaD 49vdZr1J5FVhSWweQvwgnCFp01GtbPKAtez0McQCvULStbZkwrR39abOsPR2YGEkJ4Y910PaH1zE 75JHW0yXxJTy8y6etShkX4REO7DMIiQPothrKHT9j2ZhQWQKkUrrJaiU8M+gCzaFiTyc/xu4oHNG Z+MSaJR1kIU/yRrna6my4K+qi9Yk+9H159zMbAdOWO7D5W9II/znOYf//md3vwAAAP//AwBQSwME FAAGAAgAAAAhABKJaSjeAAAABgEAAA8AAABkcnMvZG93bnJldi54bWxMj8tOwzAQRfdI/IM1SOyo Q4G0hDgVQiAh8aiagsRyGg9JILYj20kDX8+wguXRvbpzJl9NphMj+dA6q+B0loAgWznd2lrBy/bu ZAkiRLQaO2dJwRcFWBWHBzlm2u3thsYy1oJHbMhQQRNjn0kZqoYMhpnryXL27rzByOhrqT3uedx0 cp4kqTTYWr7QYE83DVWf5WAULB/ub9cf/q183LwOmH4/j0+hWyt1fDRdX4GINMW/MvzqszoU7LRz g9VBdMzJBTcVzPkBji8XKfNOwfkZyCKX//WLHwAAAP//AwBQSwECLQAUAAYACAAAACEAtoM4kv4A AADhAQAAEwAAAAAAAAAAAAAAAAAAAAAAW0NvbnRlbnRfVHlwZXNdLnhtbFBLAQItABQABgAIAAAA IQA4/SH/1gAAAJQBAAALAAAAAAAAAAAAAAAAAC8BAABfcmVscy8ucmVsc1BLAQItABQABgAIAAAA IQDUJ++53QEAAPsDAAAOAAAAAAAAAAAAAAAAAC4CAABkcnMvZTJvRG9jLnhtbFBLAQItABQABgAI AAAAIQASiWko3gAAAAYBAAAPAAAAAAAAAAAAAAAAADcEAABkcnMvZG93bnJldi54bWxQSwUGAAAA AAQABADzAAAAQgUAAAAA " strokecolor="black [3200]" strokeweight="1.5pt">
                <v:stroke dashstyle="longDashDotDot" joinstyle="miter"/>
                <w10:wrap anchorx="margin"/>
              </v:line>
            </w:pict>
          </mc:Fallback>
        </mc:AlternateContent>
      </w:r>
    </w:p>
    <w:p w14:paraId="3175A24A" w14:textId="77777777" w:rsidR="001E3791" w:rsidRPr="00210491" w:rsidRDefault="001E3791" w:rsidP="006270E5">
      <w:pPr>
        <w:spacing w:after="0"/>
        <w:rPr>
          <w:rFonts w:ascii="Arial" w:hAnsi="Arial" w:cs="Arial"/>
          <w:b/>
          <w:bCs/>
        </w:rPr>
      </w:pPr>
      <w:r>
        <w:rPr>
          <w:rFonts w:ascii="Arial" w:hAnsi="Arial" w:cs="Arial"/>
          <w:b/>
          <w:bCs/>
        </w:rPr>
        <w:t>Endorsements:</w:t>
      </w:r>
    </w:p>
    <w:p w14:paraId="08DFAC9B" w14:textId="77777777" w:rsidR="001E3791" w:rsidRPr="00210491" w:rsidRDefault="001E3791" w:rsidP="006270E5">
      <w:pPr>
        <w:rPr>
          <w:rFonts w:ascii="Arial" w:hAnsi="Arial" w:cs="Arial"/>
        </w:rPr>
      </w:pPr>
    </w:p>
    <w:p w14:paraId="07ED60DF" w14:textId="77777777" w:rsidR="001E3791" w:rsidRPr="00210491" w:rsidRDefault="00210491" w:rsidP="006270E5">
      <w:pPr>
        <w:spacing w:after="0"/>
        <w:rPr>
          <w:rFonts w:ascii="Arial" w:hAnsi="Arial" w:cs="Arial"/>
        </w:rPr>
      </w:pPr>
      <w:r>
        <w:rPr>
          <w:rFonts w:ascii="Arial" w:hAnsi="Arial" w:cs="Arial"/>
          <w:noProof/>
        </w:rPr>
        <mc:AlternateContent>
          <mc:Choice Requires="wps">
            <w:drawing>
              <wp:anchor distT="0" distB="0" distL="114300" distR="114300" simplePos="0" relativeHeight="251669504" behindDoc="0" locked="0" layoutInCell="1" allowOverlap="1" wp14:anchorId="31874D63" wp14:editId="44FB4681">
                <wp:simplePos x="0" y="0"/>
                <wp:positionH relativeFrom="margin">
                  <wp:posOffset>3581400</wp:posOffset>
                </wp:positionH>
                <wp:positionV relativeFrom="paragraph">
                  <wp:posOffset>128270</wp:posOffset>
                </wp:positionV>
                <wp:extent cx="1895475" cy="0"/>
                <wp:effectExtent l="0" t="0" r="0" b="0"/>
                <wp:wrapNone/>
                <wp:docPr id="10" name="Straight Connector 10"/>
                <wp:cNvGraphicFramePr/>
                <a:graphic xmlns:a="http://schemas.openxmlformats.org/drawingml/2006/main">
                  <a:graphicData uri="http://schemas.microsoft.com/office/word/2010/wordprocessingShape">
                    <wps:wsp>
                      <wps:cNvCnPr/>
                      <wps:spPr>
                        <a:xfrm>
                          <a:off x="0" y="0"/>
                          <a:ext cx="1895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D72163F" id="Straight Connector 10" o:spid="_x0000_s1026" style="position:absolute;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82pt,10.1pt" to="431.25pt,10.1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bnCGCtgEAALkDAAAOAAAAZHJzL2Uyb0RvYy54bWysU8GOEzEMvSPxD1HudKYrFpZRp3voCi4I KhY+IJtxOhFJHDmhnf49TtrOIkAIrfbiiWM/2+/Fs7qdvBN7oGQx9HK5aKWAoHGwYdfLb1/fv7qR ImUVBuUwQC+PkOTt+uWL1SF2cIUjugFIcJGQukPs5Zhz7Jom6RG8SguMEDhokLzK7NKuGUgduLp3 zVXbvmkOSEMk1JAS396dgnJd6xsDOn82JkEWrpc8W66Wqn0otlmvVLcjFUerz2OoJ0zhlQ3cdC51 p7ISP8j+UcpbTZjQ5IVG36AxVkPlwGyW7W9s7kcVoXJhcVKcZUrPV1Z/2m9J2IHfjuUJyvMb3WdS djdmscEQWEEkwUFW6hBTx4BN2NLZS3FLhfZkyJcvExJTVfc4qwtTFpovlzfvrl+/vZZCX2LNIzBS yh8AvSiHXjobCnHVqf3HlLkZp15S2CmDnFrXUz46KMkufAHDZEqziq5rBBtHYq94AYbvy0KDa9XM AjHWuRnU/ht0zi0wqKv1v8A5u3bEkGegtwHpb13zdBnVnPIvrE9cC+0HHI71IaocvB+V2XmXywL+ 6lf44x+3/gkAAP//AwBQSwMEFAAGAAgAAAAhAFbl7X/dAAAACQEAAA8AAABkcnMvZG93bnJldi54 bWxMj8FOwzAQRO9I/IO1SNyoU4tGVYhTVZUQ4oJoCnc33jqh9jqKnTT8PUYc6HF2RrNvys3sLJtw CJ0nCctFBgyp8bojI+Hj8PywBhaiIq2sJ5TwjQE21e1NqQrtL7THqY6GpRIKhZLQxtgXnIemRafC wvdIyTv5wamY5GC4HtQllTvLRZbl3KmO0odW9bhrsTnXo5NgX4fp0+zMNowv+7z+ej+Jt8Mk5f3d vH0CFnGO/2H4xU/oUCWmox9JB2YlrPLHtCVKEJkAlgLrXKyAHf8OvCr59YLqBwAA//8DAFBLAQIt ABQABgAIAAAAIQC2gziS/gAAAOEBAAATAAAAAAAAAAAAAAAAAAAAAABbQ29udGVudF9UeXBlc10u eG1sUEsBAi0AFAAGAAgAAAAhADj9If/WAAAAlAEAAAsAAAAAAAAAAAAAAAAALwEAAF9yZWxzLy5y ZWxzUEsBAi0AFAAGAAgAAAAhABucIYK2AQAAuQMAAA4AAAAAAAAAAAAAAAAALgIAAGRycy9lMm9E b2MueG1sUEsBAi0AFAAGAAgAAAAhAFbl7X/dAAAACQEAAA8AAAAAAAAAAAAAAAAAEAQAAGRycy9k b3ducmV2LnhtbFBLBQYAAAAABAAEAPMAAAAaBQ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67456" behindDoc="0" locked="0" layoutInCell="1" allowOverlap="1" wp14:anchorId="057DEE77" wp14:editId="718C41C9">
                <wp:simplePos x="0" y="0"/>
                <wp:positionH relativeFrom="margin">
                  <wp:posOffset>-635</wp:posOffset>
                </wp:positionH>
                <wp:positionV relativeFrom="paragraph">
                  <wp:posOffset>137795</wp:posOffset>
                </wp:positionV>
                <wp:extent cx="3209925" cy="9525"/>
                <wp:effectExtent l="0" t="0" r="28575" b="28575"/>
                <wp:wrapNone/>
                <wp:docPr id="9" name="Straight Connector 9"/>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10F2D55" id="Straight Connector 9" o:spid="_x0000_s1026" style="position:absolute;z-index:251667456;visibility:visible;mso-wrap-style:square;mso-wrap-distance-left:9pt;mso-wrap-distance-top:0;mso-wrap-distance-right:9pt;mso-wrap-distance-bottom:0;mso-position-horizontal:absolute;mso-position-horizontal-relative:margin;mso-position-vertical:absolute;mso-position-vertical-relative:text" from="-.05pt,10.85pt" to="252.7pt,11.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m8gTuAEAALoDAAAOAAAAZHJzL2Uyb0RvYy54bWysU02P0zAQvSPxHyzfadKiRTRquoeu4IKg Ytkf4HXGjYW/NDZN+u8ZO2kWAUJotRfHY783M+95srsdrWFnwKi9a/l6VXMGTvpOu1PLH759ePOe s5iE64TxDlp+gchv969f7YbQwMb33nSAjJK42Ayh5X1KoamqKHuwIq58AEeXyqMViUI8VR2KgbJb U23q+l01eOwCegkx0unddMn3Jb9SINMXpSIkZlpOvaWyYlkf81rtd6I5oQi9lnMb4hldWKEdFV1S 3Ykk2A/Uf6SyWqKPXqWV9LbySmkJRQOpWde/qbnvRYCihcyJYbEpvlxa+fl8RKa7lm85c8LSE90n FPrUJ3bwzpGBHtk2+zSE2BD84I44RzEcMYseFdr8JTlsLN5eFm9hTEzS4dtNvd1ubjiTdLe9oR0l qZ64AWP6CN6yvGm50S4rF404f4ppgl4hxMu9TNXLLl0MZLBxX0GRGqq3LuwyR3AwyM6CJqD7vp7L FmSmKG3MQqr/TZqxmQZltv6XuKBLRe/SQrTaefxb1TReW1UT/qp60pplP/ruUt6i2EEDUgydhzlP 4K9xoT/9cvufAAAA//8DAFBLAwQUAAYACAAAACEAx3gULdwAAAAHAQAADwAAAGRycy9kb3ducmV2 LnhtbEyOzU7DMBCE70i8g7VI3FongRYU4lRVJYS4IJrC3Y1dJ2CvI9tJw9uznMpxfjTzVZvZWTbp EHuPAvJlBkxj61WPRsDH4XnxCCwmiUpaj1rAj46wqa+vKlkqf8a9nppkGI1gLKWALqWh5Dy2nXYy Lv2gkbKTD04mksFwFeSZxp3lRZatuZM90kMnB73rdPvdjE6AfQ3Tp9mZbRxf9uvm6/1UvB0mIW5v 5u0TsKTndCnDHz6hQ01MRz+iiswKWORUFFDkD8AoXmWre2BHMu4K4HXF//PXvwAAAP//AwBQSwEC LQAUAAYACAAAACEAtoM4kv4AAADhAQAAEwAAAAAAAAAAAAAAAAAAAAAAW0NvbnRlbnRfVHlwZXNd LnhtbFBLAQItABQABgAIAAAAIQA4/SH/1gAAAJQBAAALAAAAAAAAAAAAAAAAAC8BAABfcmVscy8u cmVsc1BLAQItABQABgAIAAAAIQB0m8gTuAEAALoDAAAOAAAAAAAAAAAAAAAAAC4CAABkcnMvZTJv RG9jLnhtbFBLAQItABQABgAIAAAAIQDHeBQt3AAAAAcBAAAPAAAAAAAAAAAAAAAAABIEAABkcnMv ZG93bnJldi54bWxQSwUGAAAAAAQABADzAAAAGwUAAAAA " strokecolor="black [3200]" strokeweight=".5pt">
                <v:stroke joinstyle="miter"/>
                <w10:wrap anchorx="margin"/>
              </v:line>
            </w:pict>
          </mc:Fallback>
        </mc:AlternateContent>
      </w:r>
    </w:p>
    <w:p w14:paraId="38AA0515" w14:textId="77777777" w:rsidR="001E3791" w:rsidRPr="00210491" w:rsidRDefault="001E3791" w:rsidP="001E3791">
      <w:pPr>
        <w:tabs>
          <w:tab w:val="left" w:pos="6750"/>
        </w:tabs>
        <w:rPr>
          <w:rFonts w:ascii="Arial" w:hAnsi="Arial" w:cs="Arial"/>
        </w:rPr>
      </w:pPr>
      <w:r>
        <w:rPr>
          <w:rFonts w:ascii="Arial" w:hAnsi="Arial" w:cs="Arial"/>
          <w:b/>
          <w:bCs/>
        </w:rPr>
        <w:t>Program</w:t>
      </w:r>
      <w:r>
        <w:rPr>
          <w:rFonts w:ascii="Arial" w:hAnsi="Arial" w:cs="Arial"/>
          <w:b/>
          <w:bCs/>
          <w:spacing w:val="-3"/>
        </w:rPr>
        <w:t xml:space="preserve"> </w:t>
      </w:r>
      <w:r>
        <w:rPr>
          <w:rFonts w:ascii="Arial" w:hAnsi="Arial" w:cs="Arial"/>
          <w:b/>
          <w:bCs/>
          <w:spacing w:val="-2"/>
        </w:rPr>
        <w:t xml:space="preserve">Initiator                                                                   </w:t>
      </w:r>
      <w:r>
        <w:rPr>
          <w:rFonts w:ascii="Arial" w:hAnsi="Arial" w:cs="Arial"/>
          <w:b/>
          <w:bCs/>
          <w:spacing w:val="-4"/>
        </w:rPr>
        <w:t>Date</w:t>
      </w:r>
    </w:p>
    <w:p w14:paraId="6D91C7B3" w14:textId="77777777" w:rsidR="001E3791" w:rsidRPr="00210491" w:rsidRDefault="009C4FEF" w:rsidP="001E3791">
      <w:pPr>
        <w:rPr>
          <w:rFonts w:ascii="Arial" w:hAnsi="Arial" w:cs="Arial"/>
        </w:rPr>
      </w:pPr>
      <w:r>
        <w:rPr>
          <w:rFonts w:ascii="Arial" w:hAnsi="Arial" w:cs="Arial"/>
          <w:noProof/>
        </w:rPr>
        <w:lastRenderedPageBreak/>
        <mc:AlternateContent>
          <mc:Choice Requires="wps">
            <w:drawing>
              <wp:anchor distT="0" distB="0" distL="114300" distR="114300" simplePos="0" relativeHeight="251676672" behindDoc="0" locked="0" layoutInCell="1" allowOverlap="1" wp14:anchorId="28427A4B" wp14:editId="24DAE608">
                <wp:simplePos x="0" y="0"/>
                <wp:positionH relativeFrom="column">
                  <wp:posOffset>3609340</wp:posOffset>
                </wp:positionH>
                <wp:positionV relativeFrom="paragraph">
                  <wp:posOffset>210820</wp:posOffset>
                </wp:positionV>
                <wp:extent cx="1952625" cy="0"/>
                <wp:effectExtent l="0" t="0" r="0" b="0"/>
                <wp:wrapNone/>
                <wp:docPr id="14" name="Straight Connector 14"/>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91A7C7A" id="Straight Connector 14"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84.2pt,16.6pt" to="437.95pt,16.6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tceKUtgEAALkDAAAOAAAAZHJzL2Uyb0RvYy54bWysU8GOEzEMvSPxD1HudNqKXcGo0z10BRcE Fct+QDbjdCKSOHJCZ/r3OGk7iwAhhLh44tjv2c/xbO4m78QRKFkMnVwtllJA0NjbcOjk45d3r95I kbIKvXIYoJMnSPJu+/LFZowtrHFA1wMJJgmpHWMnh5xj2zRJD+BVWmCEwEGD5FVmlw5NT2pkdu+a 9XJ524xIfSTUkBLf3p+Dclv5jQGdPxmTIAvXSe4tV0vVPhXbbDeqPZCKg9WXNtQ/dOGVDVx0prpX WYlvZH+h8lYTJjR5odE3aIzVUDWwmtXyJzUPg4pQtfBwUpzHlP4frf543JOwPb/daymC8vxGD5mU PQxZ7DAEniCS4CBPaoypZcAu7OnipbinInsy5MuXBYmpTvc0TxemLDRfrt7erG/XN1Loa6x5BkZK +T2gF+XQSWdDEa5adfyQMhfj1GsKO6WRc+l6yicHJdmFz2BYTClW0XWNYOdIHBUvQP91VWQwV80s EGOdm0HLP4MuuQUGdbX+Fjhn14oY8gz0NiD9rmqerq2ac/5V9Vlrkf2E/ak+RB0H70dVdtnlsoA/ +hX+/MdtvwMAAP//AwBQSwMEFAAGAAgAAAAhAORlNwveAAAACQEAAA8AAABkcnMvZG93bnJldi54 bWxMj8FOwzAMhu9IvENkJG4spWOllKbTNAkhLmjr4J41XlponCpJu/L2BHGAo+1Pv7+/XM+mZxM6 31kScLtIgCE1VnWkBbwdnm5yYD5IUrK3hAK+0MO6urwoZaHsmfY41UGzGEK+kALaEIaCc9+0aKRf 2AEp3k7WGRni6DRXTp5juOl5miQZN7Kj+KGVA25bbD7r0QjoX9z0rrd648fnfVZ/7E7p62ES4vpq 3jwCCziHPxh+9KM6VNHpaEdSnvUCVll+F1EBy2UKLAL5/eoB2PF3wauS/29QfQMAAP//AwBQSwEC LQAUAAYACAAAACEAtoM4kv4AAADhAQAAEwAAAAAAAAAAAAAAAAAAAAAAW0NvbnRlbnRfVHlwZXNd LnhtbFBLAQItABQABgAIAAAAIQA4/SH/1gAAAJQBAAALAAAAAAAAAAAAAAAAAC8BAABfcmVscy8u cmVsc1BLAQItABQABgAIAAAAIQCtceKUtgEAALkDAAAOAAAAAAAAAAAAAAAAAC4CAABkcnMvZTJv RG9jLnhtbFBLAQItABQABgAIAAAAIQDkZTcL3gAAAAkBAAAPAAAAAAAAAAAAAAAAABAEAABkcnMv ZG93bnJldi54bWxQSwUGAAAAAAQABADzAAAAGwUAAAAA " strokecolor="black [3200]" strokeweight=".5pt">
                <v:stroke joinstyle="miter"/>
              </v:line>
            </w:pict>
          </mc:Fallback>
        </mc:AlternateContent>
      </w:r>
      <w:r>
        <w:rPr>
          <w:rFonts w:ascii="Arial" w:hAnsi="Arial" w:cs="Arial"/>
          <w:noProof/>
        </w:rPr>
        <mc:AlternateContent>
          <mc:Choice Requires="wps">
            <w:drawing>
              <wp:anchor distT="0" distB="0" distL="114300" distR="114300" simplePos="0" relativeHeight="251671552" behindDoc="0" locked="0" layoutInCell="1" allowOverlap="1" wp14:anchorId="678DAA5D" wp14:editId="0A6A84DD">
                <wp:simplePos x="0" y="0"/>
                <wp:positionH relativeFrom="margin">
                  <wp:align>left</wp:align>
                </wp:positionH>
                <wp:positionV relativeFrom="paragraph">
                  <wp:posOffset>248285</wp:posOffset>
                </wp:positionV>
                <wp:extent cx="3209925" cy="9525"/>
                <wp:effectExtent l="0" t="0" r="28575" b="28575"/>
                <wp:wrapNone/>
                <wp:docPr id="11" name="Straight Connector 11"/>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1EA8DEB7" id="Straight Connector 11" o:spid="_x0000_s1026" style="position:absolute;z-index:251671552;visibility:visible;mso-wrap-style:square;mso-wrap-distance-left:9pt;mso-wrap-distance-top:0;mso-wrap-distance-right:9pt;mso-wrap-distance-bottom:0;mso-position-horizontal:left;mso-position-horizontal-relative:margin;mso-position-vertical:absolute;mso-position-vertical-relative:text" from="0,19.55pt" to="252.75pt,20.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rr4xxugEAALwDAAAOAAAAZHJzL2Uyb0RvYy54bWysU8tu2zAQvBfIPxC8x5JdpKgFyzk4aC9F azTNBzDU0iLKF5asJf99l5StFElRFEEuFMndmd0Zrja3ozXsCBi1dy1fLmrOwEnfaXdo+cOPT9cf OYtJuE4Y76DlJ4j8dnv1bjOEBla+96YDZETiYjOElvcphaaqouzBirjwARwFlUcrEh3xUHUoBmK3 plrV9Ydq8NgF9BJipNu7Kci3hV8pkOmbUhESMy2n3lJZsayPea22G9EcUIRey3Mb4hVdWKEdFZ2p 7kQS7BfqF1RWS/TRq7SQ3lZeKS2haCA1y/qZmvteBChayJwYZpvi29HKr8c9Mt3R2y05c8LSG90n FPrQJ7bzzpGDHhkFyakhxIYAO7fH8ymGPWbZo0KbvySIjcXd0+wujIlJuny/qtfr1Q1nkmLrG9oR SfWEDRjTZ/CW5U3LjXZZu2jE8UtMU+olhXC5l6l62aWTgZxs3HdQpIfqLQu6TBLsDLKjoBnofhYl VLZkZojSxsyg+t+gc26GQZmu/wXO2aWid2kGWu08/q1qGi+tqin/onrSmmU/+u5U3qLYQSNSDD2P c57BP88F/vTTbX8DAAD//wMAUEsDBBQABgAIAAAAIQBC/xbV3AAAAAYBAAAPAAAAZHJzL2Rvd25y ZXYueG1sTI/BTsMwEETvSPyDtUjcqN1CIhqyqapKCHFBNKV3N946gdiObCcNf485wXE0o5k35WY2 PZvIh85ZhOVCACPbONVZjfBxeL57BBaitEr2zhLCNwXYVNdXpSyUu9g9TXXULJXYUEiENsah4Dw0 LRkZFm4gm7yz80bGJL3mystLKjc9XwmRcyM7mxZaOdCupearHg1C/+qno97pbRhf9nn9+X5evR0m xNubefsELNIc/8Lwi5/QoUpMJzdaFViPkI5EhPv1ElhyM5FlwE4IDyIHXpX8P371AwAA//8DAFBL AQItABQABgAIAAAAIQC2gziS/gAAAOEBAAATAAAAAAAAAAAAAAAAAAAAAABbQ29udGVudF9UeXBl c10ueG1sUEsBAi0AFAAGAAgAAAAhADj9If/WAAAAlAEAAAsAAAAAAAAAAAAAAAAALwEAAF9yZWxz Ly5yZWxzUEsBAi0AFAAGAAgAAAAhAGuvjHG6AQAAvAMAAA4AAAAAAAAAAAAAAAAALgIAAGRycy9l Mm9Eb2MueG1sUEsBAi0AFAAGAAgAAAAhAEL/FtXcAAAABgEAAA8AAAAAAAAAAAAAAAAAFAQAAGRy cy9kb3ducmV2LnhtbFBLBQYAAAAABAAEAPMAAAAdBQAAAAA= " strokecolor="black [3200]" strokeweight=".5pt">
                <v:stroke joinstyle="miter"/>
                <w10:wrap anchorx="margin"/>
              </v:line>
            </w:pict>
          </mc:Fallback>
        </mc:AlternateContent>
      </w:r>
    </w:p>
    <w:p w14:paraId="0CA70C66" w14:textId="77777777" w:rsidR="001E3791" w:rsidRPr="00210491" w:rsidRDefault="001E3791" w:rsidP="009C4FEF">
      <w:pPr>
        <w:pStyle w:val="BodyText"/>
        <w:tabs>
          <w:tab w:val="left" w:pos="6621"/>
        </w:tabs>
        <w:kinsoku w:val="0"/>
        <w:overflowPunct w:val="0"/>
        <w:spacing w:before="3"/>
        <w:rPr>
          <w:b/>
          <w:bCs/>
          <w:spacing w:val="-4"/>
          <w:sz w:val="22"/>
          <w:szCs w:val="22"/>
        </w:rPr>
      </w:pPr>
      <w:r>
        <w:rPr>
          <w:b/>
          <w:bCs/>
          <w:sz w:val="22"/>
          <w:szCs w:val="22"/>
        </w:rPr>
        <w:t>Planning</w:t>
      </w:r>
      <w:r>
        <w:rPr>
          <w:b/>
          <w:bCs/>
          <w:spacing w:val="-5"/>
          <w:sz w:val="22"/>
          <w:szCs w:val="22"/>
        </w:rPr>
        <w:t xml:space="preserve"> </w:t>
      </w:r>
      <w:r>
        <w:rPr>
          <w:b/>
          <w:bCs/>
          <w:sz w:val="22"/>
          <w:szCs w:val="22"/>
        </w:rPr>
        <w:t>and</w:t>
      </w:r>
      <w:r>
        <w:rPr>
          <w:b/>
          <w:bCs/>
          <w:spacing w:val="-4"/>
          <w:sz w:val="22"/>
          <w:szCs w:val="22"/>
        </w:rPr>
        <w:t xml:space="preserve"> </w:t>
      </w:r>
      <w:r>
        <w:rPr>
          <w:b/>
          <w:bCs/>
          <w:sz w:val="22"/>
          <w:szCs w:val="22"/>
        </w:rPr>
        <w:t>Budget</w:t>
      </w:r>
      <w:r>
        <w:rPr>
          <w:b/>
          <w:bCs/>
          <w:spacing w:val="-7"/>
          <w:sz w:val="22"/>
          <w:szCs w:val="22"/>
        </w:rPr>
        <w:t xml:space="preserve"> </w:t>
      </w:r>
      <w:r>
        <w:rPr>
          <w:b/>
          <w:bCs/>
          <w:sz w:val="22"/>
          <w:szCs w:val="22"/>
        </w:rPr>
        <w:t>Co-chair</w:t>
      </w:r>
      <w:r>
        <w:rPr>
          <w:b/>
          <w:bCs/>
          <w:spacing w:val="-4"/>
          <w:sz w:val="22"/>
          <w:szCs w:val="22"/>
        </w:rPr>
        <w:t xml:space="preserve"> </w:t>
      </w:r>
      <w:r>
        <w:rPr>
          <w:b/>
          <w:bCs/>
          <w:sz w:val="22"/>
          <w:szCs w:val="22"/>
        </w:rPr>
        <w:t>(Stage</w:t>
      </w:r>
      <w:r>
        <w:rPr>
          <w:b/>
          <w:bCs/>
          <w:spacing w:val="-7"/>
          <w:sz w:val="22"/>
          <w:szCs w:val="22"/>
        </w:rPr>
        <w:t xml:space="preserve"> </w:t>
      </w:r>
      <w:r>
        <w:rPr>
          <w:b/>
          <w:bCs/>
          <w:spacing w:val="-4"/>
          <w:sz w:val="22"/>
          <w:szCs w:val="22"/>
        </w:rPr>
        <w:t xml:space="preserve">III)                           </w:t>
      </w:r>
      <w:r>
        <w:rPr>
          <w:b/>
          <w:bCs/>
          <w:sz w:val="22"/>
          <w:szCs w:val="22"/>
        </w:rPr>
        <w:t>Endorsement</w:t>
      </w:r>
      <w:r>
        <w:rPr>
          <w:b/>
          <w:bCs/>
          <w:spacing w:val="-2"/>
          <w:sz w:val="22"/>
          <w:szCs w:val="22"/>
        </w:rPr>
        <w:t xml:space="preserve"> </w:t>
      </w:r>
      <w:r>
        <w:rPr>
          <w:b/>
          <w:bCs/>
          <w:spacing w:val="-4"/>
          <w:sz w:val="22"/>
          <w:szCs w:val="22"/>
        </w:rPr>
        <w:t>Date</w:t>
      </w:r>
    </w:p>
    <w:p w14:paraId="7F936DF5" w14:textId="77777777" w:rsidR="001E3791" w:rsidRPr="00210491" w:rsidRDefault="001E3791" w:rsidP="001E3791">
      <w:pPr>
        <w:pStyle w:val="BodyText"/>
        <w:kinsoku w:val="0"/>
        <w:overflowPunct w:val="0"/>
        <w:rPr>
          <w:b/>
          <w:bCs/>
          <w:sz w:val="22"/>
          <w:szCs w:val="22"/>
        </w:rPr>
      </w:pPr>
    </w:p>
    <w:p w14:paraId="55EE4617" w14:textId="77777777" w:rsidR="001E3791" w:rsidRPr="00210491" w:rsidRDefault="001E3791" w:rsidP="009C4FEF">
      <w:pPr>
        <w:tabs>
          <w:tab w:val="left" w:pos="6855"/>
        </w:tabs>
        <w:spacing w:after="0"/>
        <w:rPr>
          <w:rFonts w:ascii="Arial" w:hAnsi="Arial" w:cs="Arial"/>
        </w:rPr>
      </w:pPr>
    </w:p>
    <w:p w14:paraId="3103C463" w14:textId="77777777" w:rsidR="001E3791" w:rsidRPr="00210491" w:rsidRDefault="00210491" w:rsidP="001E3791">
      <w:pPr>
        <w:pStyle w:val="BodyText"/>
        <w:tabs>
          <w:tab w:val="left" w:pos="6621"/>
        </w:tabs>
        <w:kinsoku w:val="0"/>
        <w:overflowPunct w:val="0"/>
        <w:spacing w:before="3"/>
        <w:ind w:left="140"/>
        <w:rPr>
          <w:b/>
          <w:bCs/>
          <w:spacing w:val="-4"/>
          <w:sz w:val="22"/>
          <w:szCs w:val="22"/>
        </w:rPr>
      </w:pPr>
      <w:r>
        <w:rPr>
          <w:noProof/>
          <w:sz w:val="22"/>
          <w:szCs w:val="22"/>
        </w:rPr>
        <mc:AlternateContent>
          <mc:Choice Requires="wps">
            <w:drawing>
              <wp:anchor distT="0" distB="0" distL="114300" distR="114300" simplePos="0" relativeHeight="251680768" behindDoc="0" locked="0" layoutInCell="1" allowOverlap="1" wp14:anchorId="71BB94FF" wp14:editId="7CFDBEE6">
                <wp:simplePos x="0" y="0"/>
                <wp:positionH relativeFrom="column">
                  <wp:posOffset>3638550</wp:posOffset>
                </wp:positionH>
                <wp:positionV relativeFrom="paragraph">
                  <wp:posOffset>107315</wp:posOffset>
                </wp:positionV>
                <wp:extent cx="1952625"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19526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546E026" id="Straight Connector 16" o:spid="_x0000_s1026" style="position:absolute;z-index:251680768;visibility:visible;mso-wrap-style:square;mso-wrap-distance-left:9pt;mso-wrap-distance-top:0;mso-wrap-distance-right:9pt;mso-wrap-distance-bottom:0;mso-position-horizontal:absolute;mso-position-horizontal-relative:text;mso-position-vertical:absolute;mso-position-vertical-relative:text" from="286.5pt,8.45pt" to="440.25pt,8.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Yl6TCtQEAALkDAAAOAAAAZHJzL2Uyb0RvYy54bWysU8GOEzEMvSPxD1HudKaVtoJRp3voCi4I KhY+IJtxOhFJHDmh0/49TtrOIkAIIS6eOPZ79nM8m/uTd+IIlCyGXi4XrRQQNA42HHr55fPbV6+l SFmFQTkM0MszJHm/ffliM8UOVjiiG4AEk4TUTbGXY86xa5qkR/AqLTBC4KBB8iqzS4dmIDUxu3fN qm3XzYQ0REINKfHtwyUot5XfGND5ozEJsnC95N5ytVTtU7HNdqO6A6k4Wn1tQ/1DF17ZwEVnqgeV lfhG9hcqbzVhQpMXGn2DxlgNVQOrWbY/qXkcVYSqhYeT4jym9P9o9YfjnoQd+O3WUgTl+Y0eMyl7 GLPYYQg8QSTBQZ7UFFPHgF3Y09VLcU9F9smQL18WJE51uud5unDKQvPl8s3dar26k0LfYs0zMFLK 7wC9KIdeOhuKcNWp4/uUuRin3lLYKY1cStdTPjsoyS58AsNiSrGKrmsEO0fiqHgBhq/LIoO5amaB GOvcDGr/DLrmFhjU1fpb4JxdK2LIM9DbgPS7qvl0a9Vc8m+qL1qL7CcczvUh6jh4P6qy6y6XBfzR r/DnP277HQAA//8DAFBLAwQUAAYACAAAACEAz3RSWN0AAAAJAQAADwAAAGRycy9kb3ducmV2Lnht bEyPzU7DMBCE70i8g7VI3KhDUUMIcaqqEkJcEE3h7sZbJ+CfyHbS8PYs4lCOOzOa/aZaz9awCUPs vRNwu8iAoWu96p0W8L5/uimAxSSdksY7FPCNEdb15UUlS+VPbodTkzSjEhdLKaBLaSg5j22HVsaF H9CRd/TBykRn0FwFeaJya/gyy3JuZe/oQycH3HbYfjWjFWBewvSht3oTx+dd3ny+HZev+0mI66t5 8wgs4ZzOYfjFJ3SoiengR6ciMwJW93e0JZGRPwCjQFFkK2CHP4HXFf+/oP4BAAD//wMAUEsBAi0A FAAGAAgAAAAhALaDOJL+AAAA4QEAABMAAAAAAAAAAAAAAAAAAAAAAFtDb250ZW50X1R5cGVzXS54 bWxQSwECLQAUAAYACAAAACEAOP0h/9YAAACUAQAACwAAAAAAAAAAAAAAAAAvAQAAX3JlbHMvLnJl bHNQSwECLQAUAAYACAAAACEAWJekwrUBAAC5AwAADgAAAAAAAAAAAAAAAAAuAgAAZHJzL2Uyb0Rv Yy54bWxQSwECLQAUAAYACAAAACEAz3RSWN0AAAAJAQAADwAAAAAAAAAAAAAAAAAPBAAAZHJzL2Rv d25yZXYueG1sUEsFBgAAAAAEAAQA8wAAABkFAAAAAA== " strokecolor="black [3200]" strokeweight=".5pt">
                <v:stroke joinstyle="miter"/>
              </v:line>
            </w:pict>
          </mc:Fallback>
        </mc:AlternateContent>
      </w:r>
      <w:r>
        <w:rPr>
          <w:noProof/>
          <w:sz w:val="22"/>
          <w:szCs w:val="22"/>
        </w:rPr>
        <mc:AlternateContent>
          <mc:Choice Requires="wps">
            <w:drawing>
              <wp:anchor distT="0" distB="0" distL="114300" distR="114300" simplePos="0" relativeHeight="251675648" behindDoc="0" locked="0" layoutInCell="1" allowOverlap="1" wp14:anchorId="4BFFCEBE" wp14:editId="4892D39B">
                <wp:simplePos x="0" y="0"/>
                <wp:positionH relativeFrom="margin">
                  <wp:align>left</wp:align>
                </wp:positionH>
                <wp:positionV relativeFrom="paragraph">
                  <wp:posOffset>106680</wp:posOffset>
                </wp:positionV>
                <wp:extent cx="3209925" cy="9525"/>
                <wp:effectExtent l="0" t="0" r="28575" b="28575"/>
                <wp:wrapNone/>
                <wp:docPr id="13" name="Straight Connector 13"/>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A8601F9" id="Straight Connector 13" o:spid="_x0000_s1026" style="position:absolute;z-index:251675648;visibility:visible;mso-wrap-style:square;mso-wrap-distance-left:9pt;mso-wrap-distance-top:0;mso-wrap-distance-right:9pt;mso-wrap-distance-bottom:0;mso-position-horizontal:left;mso-position-horizontal-relative:margin;mso-position-vertical:absolute;mso-position-vertical-relative:text" from="0,8.4pt" to="252.75pt,9.1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JrhhVuQEAALwDAAAOAAAAZHJzL2Uyb0RvYy54bWysU8GO0zAQvSPxD5bvNGlXi2jUdA9dwQVB xcIHeB27sdb2WGPTpH/P2EmzCBBCaC+O7Zn3Zt7zZHc3OsvOCqMB3/L1quZMeQmd8aeWf/v6/s07 zmISvhMWvGr5RUV+t3/9ajeERm2gB9spZETiYzOElvcphaaqouyVE3EFQXkKakAnEh3xVHUoBmJ3 ttrU9dtqAOwCglQx0u39FOT7wq+1kumz1lElZltOvaWyYlkf81rtd6I5oQi9kXMb4j+6cMJ4KrpQ 3Ysk2Hc0v1E5IxEi6LSS4CrQ2khVNJCadf2LmodeBFW0kDkxLDbFl6OVn85HZKajt7vhzAtHb/SQ UJhTn9gBvCcHARkFyakhxIYAB3/E+RTDEbPsUaPLXxLExuLuZXFXjYlJurzZ1Nvt5pYzSbHtLe2I pHrGBozpgwLH8qbl1visXTTi/DGmKfWaQrjcy1S97NLFqpxs/RelSQ/VWxd0mSR1sMjOgmage1rP ZUtmhmhj7QKq/w6aczNMlen6V+CSXSqCTwvQGQ/4p6ppvLaqp/yr6klrlv0I3aW8RbGDRqQYOo9z nsGfzwX+/NPtfwAAAP//AwBQSwMEFAAGAAgAAAAhAPB/QDbaAAAABgEAAA8AAABkcnMvZG93bnJl di54bWxMj8FOwzAQRO9I/IO1SNyoQ1GiKsSpqkoIcUE0hbsbb52AvY5iJw1/z3KC48ysZt5W28U7 MeMY+0AK7lcZCKQ2mJ6sgvfj090GREyajHaBUME3RtjW11eVLk240AHnJlnBJRRLraBLaSiljG2H XsdVGJA4O4fR68RytNKM+sLl3sl1lhXS6554odMD7jtsv5rJK3Av4/xh93YXp+dD0Xy+ndevx1mp 25tl9wgi4ZL+juEXn9GhZqZTmMhE4RTwI4ndgvk5zbM8B3FiY/MAsq7kf/z6BwAA//8DAFBLAQIt ABQABgAIAAAAIQC2gziS/gAAAOEBAAATAAAAAAAAAAAAAAAAAAAAAABbQ29udGVudF9UeXBlc10u eG1sUEsBAi0AFAAGAAgAAAAhADj9If/WAAAAlAEAAAsAAAAAAAAAAAAAAAAALwEAAF9yZWxzLy5y ZWxzUEsBAi0AFAAGAAgAAAAhAMmuGFW5AQAAvAMAAA4AAAAAAAAAAAAAAAAALgIAAGRycy9lMm9E b2MueG1sUEsBAi0AFAAGAAgAAAAhAPB/QDbaAAAABgEAAA8AAAAAAAAAAAAAAAAAEwQAAGRycy9k b3ducmV2LnhtbFBLBQYAAAAABAAEAPMAAAAaBQAAAAA= " strokecolor="black [3200]" strokeweight=".5pt">
                <v:stroke joinstyle="miter"/>
                <w10:wrap anchorx="margin"/>
              </v:line>
            </w:pict>
          </mc:Fallback>
        </mc:AlternateContent>
      </w:r>
      <w:r>
        <w:rPr>
          <w:b/>
          <w:bCs/>
          <w:sz w:val="22"/>
          <w:szCs w:val="22"/>
        </w:rPr>
        <w:t xml:space="preserve">                                                                                            </w:t>
      </w:r>
    </w:p>
    <w:p w14:paraId="7891D03F" w14:textId="77777777" w:rsidR="009C4FEF" w:rsidRPr="00210491" w:rsidRDefault="009C4FEF" w:rsidP="009C4FEF">
      <w:pPr>
        <w:spacing w:after="0"/>
        <w:rPr>
          <w:rFonts w:ascii="Arial" w:hAnsi="Arial" w:cs="Arial"/>
        </w:rPr>
      </w:pPr>
      <w:r>
        <w:rPr>
          <w:rFonts w:ascii="Arial" w:hAnsi="Arial" w:cs="Arial"/>
          <w:b/>
          <w:bCs/>
        </w:rPr>
        <w:t>Academic</w:t>
      </w:r>
      <w:r>
        <w:rPr>
          <w:rFonts w:ascii="Arial" w:hAnsi="Arial" w:cs="Arial"/>
          <w:b/>
          <w:bCs/>
          <w:spacing w:val="-8"/>
        </w:rPr>
        <w:t xml:space="preserve"> </w:t>
      </w:r>
      <w:r>
        <w:rPr>
          <w:rFonts w:ascii="Arial" w:hAnsi="Arial" w:cs="Arial"/>
          <w:b/>
          <w:bCs/>
        </w:rPr>
        <w:t>Senate</w:t>
      </w:r>
      <w:r>
        <w:rPr>
          <w:rFonts w:ascii="Arial" w:hAnsi="Arial" w:cs="Arial"/>
          <w:b/>
          <w:bCs/>
          <w:spacing w:val="-5"/>
        </w:rPr>
        <w:t xml:space="preserve"> </w:t>
      </w:r>
      <w:r>
        <w:rPr>
          <w:rFonts w:ascii="Arial" w:hAnsi="Arial" w:cs="Arial"/>
          <w:b/>
          <w:bCs/>
        </w:rPr>
        <w:t>President</w:t>
      </w:r>
      <w:r>
        <w:rPr>
          <w:rFonts w:ascii="Arial" w:hAnsi="Arial" w:cs="Arial"/>
          <w:b/>
          <w:bCs/>
          <w:spacing w:val="-3"/>
        </w:rPr>
        <w:t xml:space="preserve"> </w:t>
      </w:r>
      <w:r>
        <w:rPr>
          <w:rFonts w:ascii="Arial" w:hAnsi="Arial" w:cs="Arial"/>
          <w:b/>
          <w:bCs/>
        </w:rPr>
        <w:t>(Stage</w:t>
      </w:r>
      <w:r>
        <w:rPr>
          <w:rFonts w:ascii="Arial" w:hAnsi="Arial" w:cs="Arial"/>
          <w:b/>
          <w:bCs/>
          <w:spacing w:val="-4"/>
        </w:rPr>
        <w:t xml:space="preserve"> </w:t>
      </w:r>
      <w:r>
        <w:rPr>
          <w:rFonts w:ascii="Arial" w:hAnsi="Arial" w:cs="Arial"/>
          <w:b/>
          <w:bCs/>
          <w:spacing w:val="-5"/>
        </w:rPr>
        <w:t xml:space="preserve">IV)                                </w:t>
      </w:r>
      <w:r>
        <w:rPr>
          <w:rFonts w:ascii="Arial" w:hAnsi="Arial" w:cs="Arial"/>
          <w:b/>
          <w:bCs/>
        </w:rPr>
        <w:t>Endorsement</w:t>
      </w:r>
      <w:r>
        <w:rPr>
          <w:rFonts w:ascii="Arial" w:hAnsi="Arial" w:cs="Arial"/>
          <w:b/>
          <w:bCs/>
          <w:spacing w:val="-2"/>
        </w:rPr>
        <w:t xml:space="preserve"> </w:t>
      </w:r>
      <w:r>
        <w:rPr>
          <w:rFonts w:ascii="Arial" w:hAnsi="Arial" w:cs="Arial"/>
          <w:b/>
          <w:bCs/>
          <w:spacing w:val="-4"/>
        </w:rPr>
        <w:t>Date</w:t>
      </w:r>
    </w:p>
    <w:p w14:paraId="0CEEE944" w14:textId="77777777" w:rsidR="001E3791" w:rsidRPr="00210491" w:rsidRDefault="001E3791" w:rsidP="001E3791">
      <w:pPr>
        <w:pStyle w:val="BodyText"/>
        <w:kinsoku w:val="0"/>
        <w:overflowPunct w:val="0"/>
        <w:rPr>
          <w:b/>
          <w:bCs/>
          <w:sz w:val="22"/>
          <w:szCs w:val="22"/>
        </w:rPr>
      </w:pPr>
    </w:p>
    <w:p w14:paraId="44778A3A" w14:textId="77777777" w:rsidR="001E3791" w:rsidRPr="00210491" w:rsidRDefault="001E3791" w:rsidP="001E3791">
      <w:pPr>
        <w:rPr>
          <w:rFonts w:ascii="Arial" w:hAnsi="Arial" w:cs="Arial"/>
          <w:b/>
          <w:bCs/>
        </w:rPr>
      </w:pPr>
    </w:p>
    <w:p w14:paraId="38FEB993" w14:textId="77777777" w:rsidR="001E3791" w:rsidRPr="00210491" w:rsidRDefault="001E3791" w:rsidP="001E3791">
      <w:pPr>
        <w:rPr>
          <w:rFonts w:ascii="Arial" w:hAnsi="Arial" w:cs="Arial"/>
          <w:b/>
          <w:bCs/>
        </w:rPr>
      </w:pPr>
    </w:p>
    <w:p w14:paraId="1F220276" w14:textId="77777777" w:rsidR="001E3791" w:rsidRPr="00210491" w:rsidRDefault="001E3791" w:rsidP="006270E5">
      <w:pPr>
        <w:keepNext/>
        <w:keepLines/>
        <w:spacing w:after="0"/>
        <w:rPr>
          <w:rFonts w:ascii="Arial" w:hAnsi="Arial" w:cs="Arial"/>
          <w:b/>
          <w:bCs/>
        </w:rPr>
      </w:pPr>
      <w:r>
        <w:rPr>
          <w:rFonts w:ascii="Arial" w:hAnsi="Arial" w:cs="Arial"/>
          <w:b/>
          <w:bCs/>
        </w:rPr>
        <w:t>Approval:</w:t>
      </w:r>
    </w:p>
    <w:p w14:paraId="76C53C56" w14:textId="77777777" w:rsidR="001E3791" w:rsidRPr="00210491" w:rsidRDefault="001E3791" w:rsidP="006270E5">
      <w:pPr>
        <w:keepNext/>
        <w:keepLines/>
        <w:spacing w:after="0"/>
        <w:rPr>
          <w:rFonts w:ascii="Arial" w:hAnsi="Arial" w:cs="Arial"/>
        </w:rPr>
      </w:pPr>
    </w:p>
    <w:p w14:paraId="07A8966C" w14:textId="77777777" w:rsidR="00B01AE8" w:rsidRPr="00210491" w:rsidRDefault="00B01AE8" w:rsidP="006270E5">
      <w:pPr>
        <w:keepNext/>
        <w:keepLines/>
        <w:rPr>
          <w:rFonts w:ascii="Arial" w:hAnsi="Arial" w:cs="Arial"/>
        </w:rPr>
      </w:pPr>
      <w:r>
        <w:rPr>
          <w:rFonts w:ascii="Arial" w:hAnsi="Arial" w:cs="Arial"/>
          <w:noProof/>
        </w:rPr>
        <mc:AlternateContent>
          <mc:Choice Requires="wps">
            <w:drawing>
              <wp:anchor distT="0" distB="0" distL="114300" distR="114300" simplePos="0" relativeHeight="251684864" behindDoc="0" locked="0" layoutInCell="1" allowOverlap="1" wp14:anchorId="1750E9AC" wp14:editId="5548F582">
                <wp:simplePos x="0" y="0"/>
                <wp:positionH relativeFrom="margin">
                  <wp:posOffset>3705225</wp:posOffset>
                </wp:positionH>
                <wp:positionV relativeFrom="paragraph">
                  <wp:posOffset>222250</wp:posOffset>
                </wp:positionV>
                <wp:extent cx="1752600" cy="0"/>
                <wp:effectExtent l="0" t="0" r="0" b="0"/>
                <wp:wrapNone/>
                <wp:docPr id="18" name="Straight Connector 18"/>
                <wp:cNvGraphicFramePr/>
                <a:graphic xmlns:a="http://schemas.openxmlformats.org/drawingml/2006/main">
                  <a:graphicData uri="http://schemas.microsoft.com/office/word/2010/wordprocessingShape">
                    <wps:wsp>
                      <wps:cNvCnPr/>
                      <wps:spPr>
                        <a:xfrm>
                          <a:off x="0" y="0"/>
                          <a:ext cx="1752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27078E3" id="Straight Connector 18" o:spid="_x0000_s1026" style="position:absolute;z-index:2516848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91.75pt,17.5pt" to="429.75pt,17.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tRl+ptQEAALkDAAAOAAAAZHJzL2Uyb0RvYy54bWysU8GOEzEMvSPxD1HudKaVWNCo0z10BRcE FQsfkM04nYgkjpzQaf8eJ21n0YIQWu0lE8fv2X62Z3179E4cgJLF0MvlopUCgsbBhn0vv3/78Oa9 FCmrMCiHAXp5giRvN69frafYwQpHdAOQ4CAhdVPs5Zhz7Jom6RG8SguMENhpkLzKbNK+GUhNHN27 ZtW2N82ENERCDSnx693ZKTc1vjGg8xdjEmThesm15XpSPR/K2WzWqtuTiqPVlzLUM6rwygZOOoe6 U1mJn2T/COWtJkxo8kKjb9AYq6FqYDXL9oma+1FFqFq4OSnObUovF1Z/PuxI2IFnx5MKyvOM7jMp ux+z2GII3EEkwU7u1BRTx4Rt2NHFSnFHRfbRkC9fFiSOtbunubtwzELz4/Ld29VNy0PQV1/zSIyU 8kdAL8qll86GIlx16vApZU7G0CuEjVLIOXW95ZODAnbhKxgWU5JVdl0j2DoSB8ULMPxYFhkcqyIL xVjnZlL7b9IFW2hQV+t/iTO6ZsSQZ6K3AelvWfPxWqo546+qz1qL7AccTnUQtR28H1XZZZfLAv5u V/rjH7f5BQAA//8DAFBLAwQUAAYACAAAACEAEaQpStwAAAAJAQAADwAAAGRycy9kb3ducmV2Lnht bEyPy07DMBBF90j8gzVI7KhDq1QhxKmqSgixQTSFvRu7TsAeR7aThr9nEIuynDtH91FtZmfZpEPs PQq4X2TANLZe9WgEvB+e7gpgMUlU0nrUAr51hE19fVXJUvkz7vXUJMPIBGMpBXQpDSXnse20k3Hh B430O/ngZKIzGK6CPJO5s3yZZWvuZI+U0MlB7zrdfjWjE2BfwvRhdmYbx+f9uvl8Oy1fD5MQtzfz 9hFY0nO6wPBbn6pDTZ2OfkQVmRWQF6ucUAGrnDYRUOQPJBz/BF5X/P+C+gcAAP//AwBQSwECLQAU AAYACAAAACEAtoM4kv4AAADhAQAAEwAAAAAAAAAAAAAAAAAAAAAAW0NvbnRlbnRfVHlwZXNdLnht bFBLAQItABQABgAIAAAAIQA4/SH/1gAAAJQBAAALAAAAAAAAAAAAAAAAAC8BAABfcmVscy8ucmVs c1BLAQItABQABgAIAAAAIQAtRl+ptQEAALkDAAAOAAAAAAAAAAAAAAAAAC4CAABkcnMvZTJvRG9j LnhtbFBLAQItABQABgAIAAAAIQARpClK3AAAAAkBAAAPAAAAAAAAAAAAAAAAAA8EAABkcnMvZG93 bnJldi54bWxQSwUGAAAAAAQABADzAAAAGAUAAAAA " strokecolor="black [3200]" strokeweight=".5pt">
                <v:stroke joinstyle="miter"/>
                <w10:wrap anchorx="margin"/>
              </v:line>
            </w:pict>
          </mc:Fallback>
        </mc:AlternateContent>
      </w:r>
      <w:r>
        <w:rPr>
          <w:rFonts w:ascii="Arial" w:hAnsi="Arial" w:cs="Arial"/>
          <w:noProof/>
        </w:rPr>
        <mc:AlternateContent>
          <mc:Choice Requires="wps">
            <w:drawing>
              <wp:anchor distT="0" distB="0" distL="114300" distR="114300" simplePos="0" relativeHeight="251682816" behindDoc="0" locked="0" layoutInCell="1" allowOverlap="1" wp14:anchorId="207A39BF" wp14:editId="0CFC0E45">
                <wp:simplePos x="0" y="0"/>
                <wp:positionH relativeFrom="column">
                  <wp:posOffset>9525</wp:posOffset>
                </wp:positionH>
                <wp:positionV relativeFrom="paragraph">
                  <wp:posOffset>250825</wp:posOffset>
                </wp:positionV>
                <wp:extent cx="3209925" cy="9525"/>
                <wp:effectExtent l="0" t="0" r="28575" b="28575"/>
                <wp:wrapNone/>
                <wp:docPr id="17" name="Straight Connector 17"/>
                <wp:cNvGraphicFramePr/>
                <a:graphic xmlns:a="http://schemas.openxmlformats.org/drawingml/2006/main">
                  <a:graphicData uri="http://schemas.microsoft.com/office/word/2010/wordprocessingShape">
                    <wps:wsp>
                      <wps:cNvCnPr/>
                      <wps:spPr>
                        <a:xfrm>
                          <a:off x="0" y="0"/>
                          <a:ext cx="320992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54F39DA" id="Straight Connector 17" o:spid="_x0000_s1026" style="position:absolute;z-index:251682816;visibility:visible;mso-wrap-style:square;mso-wrap-distance-left:9pt;mso-wrap-distance-top:0;mso-wrap-distance-right:9pt;mso-wrap-distance-bottom:0;mso-position-horizontal:absolute;mso-position-horizontal-relative:text;mso-position-vertical:absolute;mso-position-vertical-relative:text" from=".75pt,19.75pt" to="253.5pt,20.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rTAcuQEAALwDAAAOAAAAZHJzL2Uyb0RvYy54bWysU8GO0zAQvSPxD5bvNGnRAo2a7qEruCCo WPgAr2M3FrbHGpsm/XvGTppFgBBa7cWxPfPezHue7G5HZ9lZYTTgW75e1ZwpL6Ez/tTyb1/fv3rH WUzCd8KCVy2/qMhv9y9f7IbQqA30YDuFjEh8bIbQ8j6l0FRVlL1yIq4gKE9BDehEoiOeqg7FQOzO Vpu6flMNgF1AkCpGur2bgnxf+LVWMn3WOqrEbMupt1RWLOtDXqv9TjQnFKE3cm5DPKELJ4ynogvV nUiC/UDzB5UzEiGCTisJrgKtjVRFA6lZ17+pue9FUEULmRPDYlN8Plr56XxEZjp6u7eceeHoje4T CnPqEzuA9+QgIKMgOTWE2BDg4I84n2I4YpY9anT5S4LYWNy9LO6qMTFJl6839Xa7ueFMUmx7Qzsi qR6xAWP6oMCxvGm5NT5rF404f4xpSr2mEC73MlUvu3SxKidb/0Vp0kP11gVdJkkdLLKzoBnovq/n siUzQ7SxdgHV/wbNuRmmynT9L3DJLhXBpwXojAf8W9U0XlvVU/5V9aQ1y36A7lLeothBI1IMncc5 z+Cv5wJ//On2PwEAAP//AwBQSwMEFAAGAAgAAAAhAGbbhsncAAAABwEAAA8AAABkcnMvZG93bnJl di54bWxMj8FOwzAQRO9I/IO1SNyo3UILhDhVVQkhLqhN4e7GrhOw15HtpOHvWU5wWo1mNPumXE/e sdHE1AWUMJ8JYAaboDu0Et4PzzcPwFJWqJULaCR8mwTr6vKiVIUOZ9ybsc6WUQmmQkloc+4LzlPT Gq/SLPQGyTuF6FUmGS3XUZ2p3Du+EGLFveqQPrSqN9vWNF/14CW41zh+2K3dpOFlv6o/d6fF22GU 8vpq2jwBy2bKf2H4xSd0qIjpGAbUiTnSSwpKuH2kS/ZS3NO0o4S7uQBelfw/f/UDAAD//wMAUEsB Ai0AFAAGAAgAAAAhALaDOJL+AAAA4QEAABMAAAAAAAAAAAAAAAAAAAAAAFtDb250ZW50X1R5cGVz XS54bWxQSwECLQAUAAYACAAAACEAOP0h/9YAAACUAQAACwAAAAAAAAAAAAAAAAAvAQAAX3JlbHMv LnJlbHNQSwECLQAUAAYACAAAACEAja0wHLkBAAC8AwAADgAAAAAAAAAAAAAAAAAuAgAAZHJzL2Uy b0RvYy54bWxQSwECLQAUAAYACAAAACEAZtuGydwAAAAHAQAADwAAAAAAAAAAAAAAAAATBAAAZHJz L2Rvd25yZXYueG1sUEsFBgAAAAAEAAQA8wAAABwFAAAAAA== " strokecolor="black [3200]" strokeweight=".5pt">
                <v:stroke joinstyle="miter"/>
              </v:line>
            </w:pict>
          </mc:Fallback>
        </mc:AlternateContent>
      </w:r>
    </w:p>
    <w:p w14:paraId="699F655A" w14:textId="77777777" w:rsidR="00B01AE8" w:rsidRPr="00210491" w:rsidRDefault="00B01AE8" w:rsidP="00B01AE8">
      <w:pPr>
        <w:pStyle w:val="BodyText"/>
        <w:tabs>
          <w:tab w:val="left" w:pos="6621"/>
        </w:tabs>
        <w:kinsoku w:val="0"/>
        <w:overflowPunct w:val="0"/>
        <w:rPr>
          <w:b/>
          <w:bCs/>
          <w:spacing w:val="-4"/>
          <w:sz w:val="22"/>
          <w:szCs w:val="22"/>
        </w:rPr>
      </w:pPr>
      <w:r>
        <w:rPr>
          <w:b/>
          <w:bCs/>
          <w:sz w:val="22"/>
          <w:szCs w:val="22"/>
        </w:rPr>
        <w:t>College</w:t>
      </w:r>
      <w:r>
        <w:rPr>
          <w:b/>
          <w:bCs/>
          <w:spacing w:val="-6"/>
          <w:sz w:val="22"/>
          <w:szCs w:val="22"/>
        </w:rPr>
        <w:t xml:space="preserve"> </w:t>
      </w:r>
      <w:r>
        <w:rPr>
          <w:b/>
          <w:bCs/>
          <w:sz w:val="22"/>
          <w:szCs w:val="22"/>
        </w:rPr>
        <w:t>Council</w:t>
      </w:r>
      <w:r>
        <w:rPr>
          <w:b/>
          <w:bCs/>
          <w:spacing w:val="-7"/>
          <w:sz w:val="22"/>
          <w:szCs w:val="22"/>
        </w:rPr>
        <w:t xml:space="preserve"> </w:t>
      </w:r>
      <w:r>
        <w:rPr>
          <w:b/>
          <w:bCs/>
          <w:sz w:val="22"/>
          <w:szCs w:val="22"/>
        </w:rPr>
        <w:t>Co-</w:t>
      </w:r>
      <w:r>
        <w:rPr>
          <w:b/>
          <w:bCs/>
          <w:spacing w:val="-2"/>
          <w:sz w:val="22"/>
          <w:szCs w:val="22"/>
        </w:rPr>
        <w:t>chair</w:t>
      </w:r>
      <w:r>
        <w:rPr>
          <w:b/>
          <w:bCs/>
          <w:sz w:val="22"/>
          <w:szCs w:val="22"/>
        </w:rPr>
        <w:t xml:space="preserve">                                                     Approval</w:t>
      </w:r>
      <w:r>
        <w:rPr>
          <w:b/>
          <w:bCs/>
          <w:spacing w:val="-4"/>
          <w:sz w:val="22"/>
          <w:szCs w:val="22"/>
        </w:rPr>
        <w:t xml:space="preserve"> Date</w:t>
      </w:r>
    </w:p>
    <w:p w14:paraId="23002FC6" w14:textId="77777777" w:rsidR="00B01AE8" w:rsidRPr="00B01AE8" w:rsidRDefault="00B01AE8" w:rsidP="006270E5">
      <w:pPr>
        <w:spacing w:after="0" w:line="20" w:lineRule="exact"/>
        <w:ind w:firstLine="720"/>
        <w:rPr>
          <w:rFonts w:ascii="Arial" w:hAnsi="Arial" w:cs="Arial"/>
          <w:sz w:val="24"/>
          <w:szCs w:val="24"/>
        </w:rPr>
      </w:pPr>
    </w:p>
    <w:sectPr w:rsidR="00B01AE8" w:rsidRPr="00B01AE8" w:rsidSect="001E3791">
      <w:pgSz w:w="12240" w:h="15840"/>
      <w:pgMar w:top="1440" w:right="81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Kyle Nessen" w:date="2026-10-26T18:08:00Z" w:initials="KN">
    <w:p w14:paraId="03971751" w14:textId="77777777" w:rsidR="00C44AF8" w:rsidRDefault="00C44AF8" w:rsidP="00C44AF8">
      <w:r>
        <w:rPr>
          <w:rStyle w:val="CommentReference"/>
        </w:rPr>
        <w:annotationRef/>
      </w:r>
      <w:r>
        <w:rPr>
          <w:sz w:val="20"/>
          <w:szCs w:val="20"/>
        </w:rPr>
        <w:t>Let's confirm this is the correct code for intro to GIS. There was some confusion around GEOG VS GEOL</w:t>
      </w:r>
    </w:p>
  </w:comment>
  <w:comment w:id="1" w:author="Codex" w:date="2026-10-27T02:34:00Z" w:initials="CX">
    <w:p w14:paraId="6B000014" w14:textId="77777777" w:rsidR="008B1ADB" w:rsidRDefault="00665479">
      <w:pPr>
        <w:pStyle w:val="CommentText"/>
      </w:pPr>
      <w:r>
        <w:rPr>
          <w:rStyle w:val="CommentReference"/>
        </w:rPr>
        <w:annotationRef/>
      </w:r>
      <w:r>
        <w:t>Confirmed GEOL 230 in the repository copy of the 2026-2027 catalog, July addendum, and in the Cuesta Summer 2026 schedule. Proposed GEOL 230 consistently throughout. The GEOG prefix has other geography courses, but the GIS courses listed here use GEOL. Sources are sources/cuesta-catalog-2026-2027/courses/geol.md and https://www.cuesta.edu/academics/documents/class-schedule/2026summer_class_schedule.pdf</w:t>
      </w:r>
    </w:p>
  </w:comment>
  <w:comment w:id="2" w:author="Kyle Nessen" w:date="2026-10-26T18:10:00Z" w:initials="KN">
    <w:p w14:paraId="3A33DD28" w14:textId="77777777" w:rsidR="00C44AF8" w:rsidRDefault="00C44AF8" w:rsidP="00C44AF8">
      <w:r>
        <w:rPr>
          <w:rStyle w:val="CommentReference"/>
        </w:rPr>
        <w:annotationRef/>
      </w:r>
      <w:r>
        <w:rPr>
          <w:sz w:val="20"/>
          <w:szCs w:val="20"/>
        </w:rPr>
        <w:t>I think we need to soften this language or drop it. Basically we want to take inspiration from Part 5 but not necessarily go all the way. Maybe we should write to nonexperts and say we will teach to a high professional level of standards for FAA safety. KNow what I mean?</w:t>
      </w:r>
    </w:p>
  </w:comment>
  <w:comment w:id="3" w:author="Codex" w:date="2026-10-27T02:34:00Z" w:initials="CX">
    <w:p w14:paraId="6B000015" w14:textId="77777777" w:rsidR="008B1ADB" w:rsidRDefault="00665479">
      <w:pPr>
        <w:pStyle w:val="CommentText"/>
      </w:pPr>
      <w:r>
        <w:rPr>
          <w:rStyle w:val="CommentReference"/>
        </w:rPr>
        <w:annotationRef/>
      </w:r>
      <w:r>
        <w:t>Softened the safety language here and in the regulatory and course-development sections. The proposed wording draws on FAA safety management principles without promising complete Part 5 implementation or certification. This follows the scope in the September AERO 151 draft.</w:t>
      </w:r>
    </w:p>
  </w:comment>
  <w:comment w:id="5" w:author="Kyle Nessen" w:date="2026-10-26T18:19:00Z" w:initials="KN">
    <w:p w14:paraId="4F929284" w14:textId="77777777" w:rsidR="00BC2D3B" w:rsidRDefault="00BC2D3B" w:rsidP="00BC2D3B">
      <w:r>
        <w:rPr>
          <w:rStyle w:val="CommentReference"/>
        </w:rPr>
        <w:annotationRef/>
      </w:r>
      <w:r>
        <w:rPr>
          <w:sz w:val="20"/>
          <w:szCs w:val="20"/>
        </w:rPr>
        <w:t>Need to confirm this. I think it's just geography? one needs to go</w:t>
      </w:r>
    </w:p>
    <w:p w14:paraId="4F618AF6" w14:textId="77777777" w:rsidR="00BC2D3B" w:rsidRDefault="00BC2D3B" w:rsidP="00BC2D3B"/>
  </w:comment>
  <w:comment w:id="6" w:author="Codex" w:date="2026-10-27T02:34:00Z" w:initials="CX">
    <w:p w14:paraId="6B000016" w14:textId="77777777" w:rsidR="008B1ADB" w:rsidRDefault="00665479">
      <w:pPr>
        <w:pStyle w:val="CommentText"/>
      </w:pPr>
      <w:r>
        <w:rPr>
          <w:rStyle w:val="CommentReference"/>
        </w:rPr>
        <w:annotationRef/>
      </w:r>
      <w:r>
        <w:t>The supporting list uses GEOL courses and does not list a separate GEOG course. Proposed Geology consistently in the discipline lists. This identifies the course prefix and subject, rather than making a claim about the college division that administers it.</w:t>
      </w:r>
    </w:p>
  </w:comment>
  <w:comment w:id="7" w:author="Codex" w:date="2026-10-27T02:34:00Z" w:initials="CX">
    <w:p w14:paraId="6B000035" w14:textId="77777777" w:rsidR="008B1ADB" w:rsidRDefault="00665479">
      <w:pPr>
        <w:pStyle w:val="CommentText"/>
      </w:pPr>
      <w:r>
        <w:rPr>
          <w:rStyle w:val="CommentReference"/>
        </w:rPr>
        <w:annotationRef/>
      </w:r>
      <w:r>
        <w:t>Governance dates are preserved as supplied in this packet. Attach or cross-check the College Council, Planning and Budget, and Academic Senate records before circulation so the endorsement history is supported by the final minutes or correspondence.</w:t>
      </w:r>
    </w:p>
  </w:comment>
  <w:comment w:id="9" w:author="Codex" w:date="2026-10-27T02:34:00Z" w:initials="CX">
    <w:p w14:paraId="6B000017" w14:textId="77777777" w:rsidR="008B1ADB" w:rsidRDefault="00665479">
      <w:pPr>
        <w:pStyle w:val="CommentText"/>
      </w:pPr>
      <w:r>
        <w:rPr>
          <w:rStyle w:val="CommentReference"/>
        </w:rPr>
        <w:annotationRef/>
      </w:r>
      <w:r>
        <w:t>Your attribution correction is supported by the accepted text of curriculum-content/UAS Project Proposal Response(s)_20260424.docx. That reviewed version assigns the longer staffing comments to Samuel Ericksen. Proposed a shorter paragraph under his name and removed the unsupported attribution to Harvey Ryan. The original advisory email was not available in the records reviewed, so exact quotation wording should still be checked against it. The proposal invitation also names Ryan Harvey, rather than Harvey Ryan. No new quote has been assigned to Ryan.</w:t>
      </w:r>
    </w:p>
  </w:comment>
  <w:comment w:id="8" w:author="Kyle Nessen" w:date="2026-10-26T18:21:00Z" w:initials="KN">
    <w:p w14:paraId="33502D82" w14:textId="77777777" w:rsidR="00BC2D3B" w:rsidRDefault="00BC2D3B" w:rsidP="00BC2D3B">
      <w:r>
        <w:rPr>
          <w:rStyle w:val="CommentReference"/>
        </w:rPr>
        <w:annotationRef/>
      </w:r>
      <w:r>
        <w:rPr>
          <w:sz w:val="20"/>
          <w:szCs w:val="20"/>
        </w:rPr>
        <w:t xml:space="preserve">I think these messages got swapped. Samuel said the majority of those things, while Ryan was more terse. </w:t>
      </w:r>
    </w:p>
  </w:comment>
  <w:comment w:id="10" w:author="Kyle Nessen" w:date="2026-10-26T18:22:00Z" w:initials="KN">
    <w:p w14:paraId="23752C08" w14:textId="77777777" w:rsidR="0089776B" w:rsidRDefault="0089776B" w:rsidP="0089776B">
      <w:r>
        <w:rPr>
          <w:rStyle w:val="CommentReference"/>
        </w:rPr>
        <w:annotationRef/>
      </w:r>
      <w:r>
        <w:rPr>
          <w:sz w:val="20"/>
          <w:szCs w:val="20"/>
        </w:rPr>
        <w:t>awkward framing, please fix</w:t>
      </w:r>
    </w:p>
  </w:comment>
  <w:comment w:id="11" w:author="Codex" w:date="2026-10-27T02:34:00Z" w:initials="CX">
    <w:p w14:paraId="6B000018" w14:textId="77777777" w:rsidR="008B1ADB" w:rsidRDefault="00665479">
      <w:pPr>
        <w:pStyle w:val="CommentText"/>
      </w:pPr>
      <w:r>
        <w:rPr>
          <w:rStyle w:val="CommentReference"/>
        </w:rPr>
        <w:annotationRef/>
      </w:r>
      <w:r>
        <w:t>Reframed this around the value of mapping and GIS skills for environmental consulting. Proposed Sullivan France, which is the name in the accepted April response document and his professional profile at https://www.linkedin.com/in/sullivan-france. Retained the short quotation already in the packet.</w:t>
      </w:r>
    </w:p>
  </w:comment>
  <w:comment w:id="12" w:author="Kyle Nessen" w:date="2026-10-26T18:24:00Z" w:initials="KN">
    <w:p w14:paraId="4E0E16C8" w14:textId="77777777" w:rsidR="0089776B" w:rsidRDefault="0089776B" w:rsidP="0089776B">
      <w:r>
        <w:rPr>
          <w:rStyle w:val="CommentReference"/>
        </w:rPr>
        <w:annotationRef/>
      </w:r>
      <w:r>
        <w:rPr>
          <w:sz w:val="20"/>
          <w:szCs w:val="20"/>
        </w:rPr>
        <w:t>Need to check this title. I think its old.</w:t>
      </w:r>
    </w:p>
  </w:comment>
  <w:comment w:id="13" w:author="Codex" w:date="2026-10-27T02:34:00Z" w:initials="CX">
    <w:p w14:paraId="6B000019" w14:textId="77777777" w:rsidR="008B1ADB" w:rsidRDefault="00665479">
      <w:pPr>
        <w:pStyle w:val="CommentText"/>
      </w:pPr>
      <w:r>
        <w:rPr>
          <w:rStyle w:val="CommentReference"/>
        </w:rPr>
        <w:annotationRef/>
      </w:r>
      <w:r>
        <w:t>Replaced the older Crop Monitoring title with the proposed Agricultural Drone Applications title throughout. That title covers both sensing and spray mission instruction. The same name now appears in the description, requirements, and related-program sections. This remains a naming proposal for your approval.</w:t>
      </w:r>
    </w:p>
  </w:comment>
  <w:comment w:id="15" w:author="Kyle Nessen" w:date="2026-10-26T18:25:00Z" w:initials="KN">
    <w:p w14:paraId="6C08B8B5" w14:textId="77777777" w:rsidR="0089776B" w:rsidRDefault="0089776B" w:rsidP="0089776B">
      <w:r>
        <w:rPr>
          <w:rStyle w:val="CommentReference"/>
        </w:rPr>
        <w:annotationRef/>
      </w:r>
      <w:r>
        <w:rPr>
          <w:sz w:val="20"/>
          <w:szCs w:val="20"/>
        </w:rPr>
        <w:t>Let's just confirm the final numbers.</w:t>
      </w:r>
    </w:p>
  </w:comment>
  <w:comment w:id="14" w:author="Codex" w:date="2026-10-27T02:34:00Z" w:initials="CX">
    <w:p w14:paraId="6B00001A" w14:textId="77777777" w:rsidR="008B1ADB" w:rsidRDefault="00665479">
      <w:pPr>
        <w:pStyle w:val="CommentText"/>
      </w:pPr>
      <w:r>
        <w:rPr>
          <w:rStyle w:val="CommentReference"/>
        </w:rPr>
        <w:annotationRef/>
      </w:r>
      <w:r>
        <w:t>The requirements list contains six credentials, five Certificates of Specialization and one Certificate of Achievement. It lists four new regularly scheduled courses, AERO 151, 161, 162, and 163, plus an independent study course in development. Proposed wording distinguishes the four scheduled courses. The September NOI record contains five drafts when independent study is counted. The earlier baseline of eight courses and seven credentials still needs confirmation against the version presented in May. Those counts were preserved.</w:t>
      </w:r>
    </w:p>
  </w:comment>
  <w:comment w:id="16" w:author="Codex" w:date="2026-10-27T02:34:00Z" w:initials="CX">
    <w:p w14:paraId="6B000031" w14:textId="77777777" w:rsidR="008B1ADB" w:rsidRDefault="00665479">
      <w:pPr>
        <w:pStyle w:val="CommentText"/>
      </w:pPr>
      <w:r>
        <w:rPr>
          <w:rStyle w:val="CommentReference"/>
        </w:rPr>
        <w:annotationRef/>
      </w:r>
      <w:r>
        <w:t>Evidence check still needed. Retained all market values, salary ranges, percentages, and dates. Add source titles, publication dates, geographic scope, and occupational definitions for the market and wage figures. The $8,000 spraying figure is framed as contract revenue rather than take-home pay because the earlier source discussion describes contract rates. It is not an expected graduate earnings claim.</w:t>
      </w:r>
    </w:p>
  </w:comment>
  <w:comment w:id="17" w:author="Kyle Nessen" w:date="2026-10-26T18:33:00Z" w:initials="KN">
    <w:p w14:paraId="6B797408" w14:textId="77777777" w:rsidR="009B2F17" w:rsidRDefault="009B2F17" w:rsidP="009B2F17">
      <w:r>
        <w:rPr>
          <w:rStyle w:val="CommentReference"/>
        </w:rPr>
        <w:annotationRef/>
      </w:r>
      <w:r>
        <w:rPr>
          <w:sz w:val="20"/>
          <w:szCs w:val="20"/>
        </w:rPr>
        <w:t>Please confirm</w:t>
      </w:r>
    </w:p>
  </w:comment>
  <w:comment w:id="18" w:author="Codex" w:date="2026-10-27T02:34:00Z" w:initials="CX">
    <w:p w14:paraId="6B00001F" w14:textId="77777777" w:rsidR="008B1ADB" w:rsidRDefault="00665479">
      <w:pPr>
        <w:pStyle w:val="CommentText"/>
      </w:pPr>
      <w:r>
        <w:rPr>
          <w:rStyle w:val="CommentReference"/>
        </w:rPr>
        <w:annotationRef/>
      </w:r>
      <w:r>
        <w:t>Official OIRA search results for RIN 2120-AL82 identify receipt on July 10, 2026 and pending review. The official meeting listing also shows final-rule review meetings scheduled in October. Proposed wording says under review and keeps proposed requirements separate from current operating authority. Recheck this time-sensitive statement before circulation. Sources are https://www.reginfo.gov/public/jsp/EO/eoDashboard.myjsp and https://mobile.reginfo.gov/public/do/eom12866SearchResults?pubId=202510&amp;rin=2120-AL82&amp;viewRule=true</w:t>
      </w:r>
    </w:p>
  </w:comment>
  <w:comment w:id="19" w:author="Codex" w:date="2026-10-27T02:34:00Z" w:initials="CX">
    <w:p w14:paraId="6B00002F" w14:textId="77777777" w:rsidR="008B1ADB" w:rsidRDefault="00665479">
      <w:pPr>
        <w:pStyle w:val="CommentText"/>
      </w:pPr>
      <w:r>
        <w:rPr>
          <w:rStyle w:val="CommentReference"/>
        </w:rPr>
        <w:annotationRef/>
      </w:r>
      <w:r>
        <w:t>Removed the blanket conclusion that water-only instruction cannot require Part 137 authority. FAA guidance defines agricultural operations by the purpose of dispensing, and the aircraft and operation also determine required approvals. The FAA uses 55 pounds or more for the large-UAS category, so that boundary is corrected without changing the threshold value. Confirm the training plan before launch. Source is https://www.faa.gov/uas/advanced_operations/dispensing_chemicals</w:t>
      </w:r>
    </w:p>
  </w:comment>
  <w:comment w:id="20" w:author="Kyle Nessen" w:date="2026-10-26T18:38:00Z" w:initials="KN">
    <w:p w14:paraId="42D7A5A3" w14:textId="77777777" w:rsidR="00102DC0" w:rsidRDefault="00102DC0" w:rsidP="00102DC0">
      <w:r>
        <w:rPr>
          <w:rStyle w:val="CommentReference"/>
        </w:rPr>
        <w:annotationRef/>
      </w:r>
      <w:r>
        <w:rPr>
          <w:sz w:val="20"/>
          <w:szCs w:val="20"/>
        </w:rPr>
        <w:t>Let's double check all these codes</w:t>
      </w:r>
    </w:p>
  </w:comment>
  <w:comment w:id="21" w:author="Codex" w:date="2026-10-27T02:34:00Z" w:initials="CX">
    <w:p w14:paraId="6B000020" w14:textId="77777777" w:rsidR="008B1ADB" w:rsidRDefault="00665479">
      <w:pPr>
        <w:pStyle w:val="CommentText"/>
      </w:pPr>
      <w:r>
        <w:rPr>
          <w:rStyle w:val="CommentReference"/>
        </w:rPr>
        <w:annotationRef/>
      </w:r>
      <w:r>
        <w:t>Checked AERO 100 and the existing GEOL, AGPS, ART, FTVE, and CJ codes and units against the repository copy of the 2026-2027 catalog. Proposed GEOL 230, the full catalog titles for GEOL 231 and 234, and Introduction to Motion Picture and TV Production for FTVE 223. AERO 151, 161, 162, and 163 match the September NOI drafts. Independent study numbering is still unresolved and is flagged separately. Changed course-status labels to Existing catalog course because catalog inclusion does not confirm a current section. No unit values were changed.</w:t>
      </w:r>
    </w:p>
  </w:comment>
  <w:comment w:id="22" w:author="Kyle Nessen" w:date="2026-10-26T18:37:00Z" w:initials="KN">
    <w:p w14:paraId="2249A673" w14:textId="77777777" w:rsidR="00102DC0" w:rsidRDefault="00102DC0" w:rsidP="00102DC0">
      <w:r>
        <w:rPr>
          <w:rStyle w:val="CommentReference"/>
        </w:rPr>
        <w:annotationRef/>
      </w:r>
      <w:r>
        <w:rPr>
          <w:sz w:val="20"/>
          <w:szCs w:val="20"/>
        </w:rPr>
        <w:t>Should we change these all to "Drone" or leave as UAS? I feel like its messy right now</w:t>
      </w:r>
    </w:p>
  </w:comment>
  <w:comment w:id="23" w:author="Codex" w:date="2026-10-27T02:34:00Z" w:initials="CX">
    <w:p w14:paraId="6B000021" w14:textId="77777777" w:rsidR="008B1ADB" w:rsidRDefault="00665479">
      <w:pPr>
        <w:pStyle w:val="CommentText"/>
      </w:pPr>
      <w:r>
        <w:rPr>
          <w:rStyle w:val="CommentReference"/>
        </w:rPr>
        <w:annotationRef/>
      </w:r>
      <w:r>
        <w:t>Proposed Drone consistently in all six credential titles, matching Drone Technology Program and the new course titles. Defined uncrewed aircraft systems (UAS) in the first description and retained technical uses where useful. Formal course titles, including Basic UAV Operator, remain unchanged. The credential title changes are all tracked so you can reject them as a group if you prefer UAS.</w:t>
      </w:r>
    </w:p>
  </w:comment>
  <w:comment w:id="24" w:author="Kyle Nessen" w:date="2026-10-26T18:34:00Z" w:initials="KN">
    <w:p w14:paraId="31FA2217" w14:textId="77777777" w:rsidR="00E63BD8" w:rsidRDefault="00E63BD8" w:rsidP="00E63BD8">
      <w:r>
        <w:rPr>
          <w:rStyle w:val="CommentReference"/>
        </w:rPr>
        <w:annotationRef/>
      </w:r>
      <w:r>
        <w:rPr>
          <w:sz w:val="20"/>
          <w:szCs w:val="20"/>
        </w:rPr>
        <w:t>Need to confirm a code</w:t>
      </w:r>
    </w:p>
  </w:comment>
  <w:comment w:id="25" w:author="Codex" w:date="2026-10-27T02:34:00Z" w:initials="CX">
    <w:p w14:paraId="6B000022" w14:textId="77777777" w:rsidR="008B1ADB" w:rsidRDefault="00665479">
      <w:pPr>
        <w:pStyle w:val="CommentText"/>
      </w:pPr>
      <w:r>
        <w:rPr>
          <w:rStyle w:val="CommentReference"/>
        </w:rPr>
        <w:annotationRef/>
      </w:r>
      <w:r>
        <w:t>Confirmed GEOL 230, Introduction to Geographic Information Systems, 3.0 units. See the source note beside the program description. The course list now uses the same code.</w:t>
      </w:r>
    </w:p>
  </w:comment>
  <w:comment w:id="26" w:author="Kyle Nessen" w:date="2026-10-26T18:37:00Z" w:initials="KN">
    <w:p w14:paraId="7FE6A9C6" w14:textId="77777777" w:rsidR="00102DC0" w:rsidRDefault="00102DC0" w:rsidP="00102DC0">
      <w:r>
        <w:rPr>
          <w:rStyle w:val="CommentReference"/>
        </w:rPr>
        <w:annotationRef/>
      </w:r>
      <w:r>
        <w:rPr>
          <w:sz w:val="20"/>
          <w:szCs w:val="20"/>
        </w:rPr>
        <w:t>Something snappier?</w:t>
      </w:r>
    </w:p>
  </w:comment>
  <w:comment w:id="27" w:author="Codex" w:date="2026-10-27T02:34:00Z" w:initials="CX">
    <w:p w14:paraId="6B000023" w14:textId="77777777" w:rsidR="008B1ADB" w:rsidRDefault="00665479">
      <w:pPr>
        <w:pStyle w:val="CommentText"/>
      </w:pPr>
      <w:r>
        <w:rPr>
          <w:rStyle w:val="CommentReference"/>
        </w:rPr>
        <w:annotationRef/>
      </w:r>
      <w:r>
        <w:t>Proposed Agricultural Drone Applications. It is shorter and covers the combined sensing and spray-operation scope. No course or unit requirement changes accompany the title proposal.</w:t>
      </w:r>
    </w:p>
  </w:comment>
  <w:comment w:id="28" w:author="Codex" w:date="2026-10-27T02:34:00Z" w:initials="CX">
    <w:p w14:paraId="6B00002E" w14:textId="77777777" w:rsidR="008B1ADB" w:rsidRDefault="00665479">
      <w:pPr>
        <w:pStyle w:val="CommentText"/>
      </w:pPr>
      <w:r>
        <w:rPr>
          <w:rStyle w:val="CommentReference"/>
        </w:rPr>
        <w:annotationRef/>
      </w:r>
      <w:r>
        <w:t>The 16.0 to 17.0 unit range is retained. The listed 5.0-unit core plus a 3.0-unit AERO elective requires at least 8.0 more units. Two 3.0-unit support courses plus 2.0 units of independent study reach 16.0, while three 3.0-unit support courses reach 17.0. The phrase minimum of 8.0 units also permits larger totals. Confirm whether the range describes minimum completion paths or an actual cap, and how independent study will be available for the 16.0-unit route.</w:t>
      </w:r>
    </w:p>
  </w:comment>
  <w:comment w:id="29" w:author="Kyle Nessen" w:date="2026-10-26T20:59:00Z" w:initials="KN">
    <w:p w14:paraId="110AA5B9" w14:textId="77777777" w:rsidR="00C111F4" w:rsidRDefault="00C111F4" w:rsidP="00C111F4">
      <w:r>
        <w:rPr>
          <w:rStyle w:val="CommentReference"/>
        </w:rPr>
        <w:annotationRef/>
      </w:r>
      <w:r>
        <w:rPr>
          <w:sz w:val="20"/>
          <w:szCs w:val="20"/>
        </w:rPr>
        <w:t xml:space="preserve">I'm not sure what the question is here. Can't we have the idea with the independent study was that it just gave some flexibility? In getting to eight units. But everything is three units, so we really should just say two units on this independent study, huh? </w:t>
      </w:r>
    </w:p>
  </w:comment>
  <w:comment w:id="30" w:author="Kyle Nessen" w:date="2026-10-26T21:00:00Z" w:initials="KN">
    <w:p w14:paraId="41704EAE" w14:textId="77777777" w:rsidR="00C111F4" w:rsidRDefault="00C111F4" w:rsidP="00C111F4">
      <w:r>
        <w:rPr>
          <w:rStyle w:val="CommentReference"/>
        </w:rPr>
        <w:annotationRef/>
      </w:r>
      <w:r>
        <w:rPr>
          <w:sz w:val="20"/>
          <w:szCs w:val="20"/>
        </w:rPr>
        <w:t xml:space="preserve">And if, well, could we just say 16 units total and then you'll be, and if you're over, you're over? I'm not actually sure how to say that. And every unit here has 0.0. But maybe that's not needed at all. Maybe we could just convert everything to whole integers. </w:t>
      </w:r>
    </w:p>
  </w:comment>
  <w:comment w:id="31" w:author="Codex" w:date="2026-10-27T04:32:00Z" w:initials="CX">
    <w:p w14:paraId="6D000143" w14:textId="77777777" w:rsidR="00B93629" w:rsidRDefault="00BC31A2">
      <w:pPr>
        <w:pStyle w:val="CommentText"/>
      </w:pPr>
      <w:r>
        <w:rPr>
          <w:rStyle w:val="CommentReference"/>
        </w:rPr>
        <w:annotationRef/>
      </w:r>
      <w:r w:rsidR="00000000">
        <w:t>The independent study course can provide the 2 units needed for the 16-unit path. I kept the NOI course itself variable at 0.5 to 2 units, because your later comment makes the NOI the source of truth. The description now explains that this completion path uses 2 units of independent study with two 3-unit supporting courses. This preserves the course flexibility without changing the NOI.</w:t>
      </w:r>
    </w:p>
  </w:comment>
  <w:comment w:id="32" w:author="Codex" w:date="2026-10-27T04:32:00Z" w:initials="CX">
    <w:p w14:paraId="6D000144" w14:textId="77777777" w:rsidR="00B93629" w:rsidRDefault="00BC31A2">
      <w:pPr>
        <w:pStyle w:val="CommentText"/>
      </w:pPr>
      <w:r>
        <w:rPr>
          <w:rStyle w:val="CommentReference"/>
        </w:rPr>
        <w:annotationRef/>
      </w:r>
      <w:r w:rsidR="00000000">
        <w:t>Proposed minimum 16 units in both certificate descriptions. A student who completes three 3-unit supporting electives finishes with 17 units and still meets that minimum. Removed unnecessary .0 suffixes from unit values throughout. The meaningful 0.5-unit minimum for independent study remains. The certificate requirement is still a proposal for curriculum approval.</w:t>
      </w:r>
    </w:p>
  </w:comment>
  <w:comment w:id="33" w:author="Codex" w:date="2026-10-27T02:34:00Z" w:initials="CX">
    <w:p w14:paraId="6B000027" w14:textId="77777777" w:rsidR="008B1ADB" w:rsidRDefault="00665479">
      <w:pPr>
        <w:pStyle w:val="CommentText"/>
      </w:pPr>
      <w:r>
        <w:rPr>
          <w:rStyle w:val="CommentReference"/>
        </w:rPr>
        <w:annotationRef/>
      </w:r>
      <w:r>
        <w:t>Decision needed on independent study. The September 30 saved NOI uses AERO 147 provisionally. Its submission record explicitly says neither AERO 147 nor AERO 247 was confirmed and that final numbering remains unresolved. The packet says AERO 247. I retained that number for review. Confirm the code and whether independent study is included in this approval package. Source is curriculum-content/2026-09-30-aero-noi-submission-details.json, with the saved draft at https://cuesta.curriqunet.com/Form/Course/Index/9782</w:t>
      </w:r>
    </w:p>
  </w:comment>
  <w:comment w:id="34" w:author="Kyle Nessen" w:date="2026-10-26T21:05:00Z" w:initials="KN">
    <w:p w14:paraId="39A353AA" w14:textId="77777777" w:rsidR="00C111F4" w:rsidRDefault="00C111F4" w:rsidP="00C111F4">
      <w:r>
        <w:rPr>
          <w:rStyle w:val="CommentReference"/>
        </w:rPr>
        <w:annotationRef/>
      </w:r>
      <w:r>
        <w:rPr>
          <w:sz w:val="20"/>
          <w:szCs w:val="20"/>
        </w:rPr>
        <w:t xml:space="preserve">Let's go with the NOI for sure. That is now the best source of truth. </w:t>
      </w:r>
    </w:p>
  </w:comment>
  <w:comment w:id="35" w:author="Codex" w:date="2026-10-27T04:32:00Z" w:initials="CX">
    <w:p w14:paraId="6D000145" w14:textId="77777777" w:rsidR="00B93629" w:rsidRDefault="00BC31A2">
      <w:pPr>
        <w:pStyle w:val="CommentText"/>
      </w:pPr>
      <w:r>
        <w:rPr>
          <w:rStyle w:val="CommentReference"/>
        </w:rPr>
        <w:annotationRef/>
      </w:r>
      <w:r w:rsidR="00000000">
        <w:t>Updated the number and full title to AERO 147, Independent Studies in Drone Technology, following the September NOI. Its 0.5 to 2-unit range is retained. The saved NOI record labels the number provisional, so this makes the packet consistent with the draft without presenting the course as approved. Source is curriculum-content/2026-09-30-aero-noi-review.json.</w:t>
      </w:r>
    </w:p>
  </w:comment>
  <w:comment w:id="37" w:author="Codex" w:date="2026-10-27T04:32:00Z" w:initials="CX">
    <w:p w14:paraId="6D000146" w14:textId="77777777" w:rsidR="00B93629" w:rsidRDefault="00BC31A2">
      <w:pPr>
        <w:pStyle w:val="CommentText"/>
      </w:pPr>
      <w:r>
        <w:rPr>
          <w:rStyle w:val="CommentReference"/>
        </w:rPr>
        <w:annotationRef/>
      </w:r>
      <w:r w:rsidR="00000000">
        <w:t>Replaced the earlier pending proposals with two paragraphs based on your explanation. The first establishes drones as a tool for work in other fields and identifies the student outcome. The second explains AERO as a shared instructional resource for partner departments. The existing course list follows. These new proposals remain tracked.</w:t>
      </w:r>
    </w:p>
  </w:comment>
  <w:comment w:id="36" w:author="Kyle Nessen" w:date="2026-10-26T21:47:00Z" w:initials="KN">
    <w:p w14:paraId="1D684DFC" w14:textId="77777777" w:rsidR="00BC31A2" w:rsidRDefault="00BC31A2" w:rsidP="00BC31A2">
      <w:r>
        <w:rPr>
          <w:rStyle w:val="CommentReference"/>
        </w:rPr>
        <w:annotationRef/>
      </w:r>
      <w:r>
        <w:rPr>
          <w:sz w:val="20"/>
          <w:szCs w:val="20"/>
        </w:rPr>
        <w:t xml:space="preserve">I didn't like the new text, so I just reverted it back to the original text. I think that works fine. </w:t>
      </w:r>
    </w:p>
  </w:comment>
  <w:comment w:id="39" w:author="Codex" w:date="2026-10-27T02:34:00Z" w:initials="CX">
    <w:p w14:paraId="6B000025" w14:textId="77777777" w:rsidR="008B1ADB" w:rsidRDefault="00665479">
      <w:pPr>
        <w:pStyle w:val="CommentText"/>
      </w:pPr>
      <w:r>
        <w:rPr>
          <w:rStyle w:val="CommentReference"/>
        </w:rPr>
        <w:annotationRef/>
      </w:r>
      <w:r>
        <w:t>Checked the listed codes, titles, and credential connections against the July 2026 catalog extract. GEOL 230 and 231 are GIS core courses, and GEOL 234 is a GIS elective. ART 249A appears in Photography, the FTVE courses in Film, Television, and Electronic Media, and the AGPS and CJ courses in their respective programs. The proposal does not establish that every class runs each term. Added scheduling and prerequisite coordination to the surrounding text.</w:t>
      </w:r>
    </w:p>
  </w:comment>
  <w:comment w:id="38" w:author="Kyle Nessen" w:date="2026-10-26T18:49:00Z" w:initials="KN">
    <w:p w14:paraId="1DD1B3FB" w14:textId="77777777" w:rsidR="00AA1CE4" w:rsidRDefault="00AA1CE4" w:rsidP="00AA1CE4">
      <w:r>
        <w:rPr>
          <w:rStyle w:val="CommentReference"/>
        </w:rPr>
        <w:annotationRef/>
      </w:r>
      <w:r>
        <w:rPr>
          <w:sz w:val="20"/>
          <w:szCs w:val="20"/>
        </w:rPr>
        <w:t>Let's double check all this.</w:t>
      </w:r>
    </w:p>
  </w:comment>
  <w:comment w:id="65" w:author="Kyle Nessen" w:date="2026-10-26T21:53:00Z" w:initials="KN">
    <w:p w14:paraId="1BBE8D98" w14:textId="77777777" w:rsidR="00BC31A2" w:rsidRDefault="00BC31A2" w:rsidP="00BC31A2">
      <w:r>
        <w:rPr>
          <w:rStyle w:val="CommentReference"/>
        </w:rPr>
        <w:annotationRef/>
      </w:r>
      <w:r>
        <w:rPr>
          <w:sz w:val="20"/>
          <w:szCs w:val="20"/>
        </w:rPr>
        <w:t xml:space="preserve">This sentence is way too in the weeds. Like, why are you saying follows the September NOI structure? Just follow the existing pattern in the previous paragraphs. You're adding way too much detail that's specific to our conversation and not coherent with the rest of the document or the intended reader. </w:t>
      </w:r>
    </w:p>
  </w:comment>
  <w:comment w:id="60" w:author="Codex" w:date="2026-10-27T02:34:00Z" w:initials="CX">
    <w:p w14:paraId="6B000028" w14:textId="77777777" w:rsidR="008B1ADB" w:rsidRDefault="00665479">
      <w:pPr>
        <w:pStyle w:val="CommentText"/>
      </w:pPr>
      <w:r>
        <w:rPr>
          <w:rStyle w:val="CommentReference"/>
        </w:rPr>
        <w:annotationRef/>
      </w:r>
      <w:r>
        <w:t>Numerical reconciliation needed. The September AERO 151 draft is 2 units, 1 lecture and 1 lab, with 18 lecture and 54 lab contact hours, for 72 contact hours per student. Every projection table here uses 36 hours. I preserved all table values and revised the narrative to expose the discrepancy. Ron should confirm which course structure governs, then update the five-year FTES tables and the instructional cost and revenue model together. The NOI submission notes also leave the 16-week calendar entry convention unresolved.</w:t>
      </w:r>
    </w:p>
  </w:comment>
  <w:comment w:id="61" w:author="Kyle Nessen" w:date="2026-10-26T21:07:00Z" w:initials="KN">
    <w:p w14:paraId="288EC0D7" w14:textId="77777777" w:rsidR="002D5B43" w:rsidRDefault="002D5B43" w:rsidP="002D5B43">
      <w:r>
        <w:rPr>
          <w:rStyle w:val="CommentReference"/>
        </w:rPr>
        <w:annotationRef/>
      </w:r>
      <w:r>
        <w:rPr>
          <w:sz w:val="20"/>
          <w:szCs w:val="20"/>
        </w:rPr>
        <w:t xml:space="preserve">What is the issue here? Era 151 is listed as having a lab course. Is that right? Yeah, that's what we put in the NOI. And so if that's true, lecture and lab do the tables still work or do they need to be resolved? </w:t>
      </w:r>
    </w:p>
  </w:comment>
  <w:comment w:id="62" w:author="Codex" w:date="2026-10-27T04:32:00Z" w:initials="CX">
    <w:p w14:paraId="6D000147" w14:textId="77777777" w:rsidR="00B93629" w:rsidRDefault="00BC31A2">
      <w:pPr>
        <w:pStyle w:val="CommentText"/>
      </w:pPr>
      <w:r>
        <w:rPr>
          <w:rStyle w:val="CommentReference"/>
        </w:rPr>
        <w:annotationRef/>
      </w:r>
      <w:r w:rsidR="00000000">
        <w:t>Yes. The NOI specifies 18 lecture hours plus 54 lab hours, or 72 contact hours, for AERO 151. The old tables used 36, so they needed revision. Updated all five annual tables and the summary. FTES are now 14.74, 18.17, 21.60, 32.06, and 38.91. Updated the linked Year 1 through Year 3 financial narrative. Enrollment, section counts, 525 hours per FTES, $5,500 per FTES, and $125 per instructional hour remain unchanged. Revenue follows the existing convention of multiplying displayed FTES rounded to two decimals by $5,500. These remain planning estimates, subject to final scheduling and district accounting.</w:t>
      </w:r>
    </w:p>
  </w:comment>
  <w:comment w:id="321" w:author="Kyle Nessen" w:date="2026-10-26T21:52:00Z" w:initials="KN">
    <w:p w14:paraId="025E6665" w14:textId="77777777" w:rsidR="00BC31A2" w:rsidRDefault="00BC31A2" w:rsidP="00BC31A2">
      <w:r>
        <w:rPr>
          <w:rStyle w:val="CommentReference"/>
        </w:rPr>
        <w:annotationRef/>
      </w:r>
      <w:r>
        <w:rPr>
          <w:sz w:val="20"/>
          <w:szCs w:val="20"/>
        </w:rPr>
        <w:t xml:space="preserve">I still don't totally understand why the hours are different. Maybe you can help me understand. </w:t>
      </w:r>
    </w:p>
  </w:comment>
  <w:comment w:id="363" w:author="Codex" w:date="2026-10-27T02:34:00Z" w:initials="CX">
    <w:p w14:paraId="6B000026" w14:textId="77777777" w:rsidR="008B1ADB" w:rsidRDefault="00665479">
      <w:pPr>
        <w:pStyle w:val="CommentText"/>
      </w:pPr>
      <w:r>
        <w:rPr>
          <w:rStyle w:val="CommentReference"/>
        </w:rPr>
        <w:annotationRef/>
      </w:r>
      <w:r>
        <w:t>Aligned this section with the corrected course list and catalog titles. The GIS connection is through GEOL. The photography and film credentials support the stated course connections. The agriculture title now matches the proposed combined certificate. These are catalog relationships, not confirmations of future course availability.</w:t>
      </w:r>
    </w:p>
  </w:comment>
  <w:comment w:id="362" w:author="Kyle Nessen" w:date="2026-10-26T18:52:00Z" w:initials="KN">
    <w:p w14:paraId="549E2804" w14:textId="77777777" w:rsidR="00AA1CE4" w:rsidRDefault="00AA1CE4" w:rsidP="00AA1CE4">
      <w:r>
        <w:rPr>
          <w:rStyle w:val="CommentReference"/>
        </w:rPr>
        <w:annotationRef/>
      </w:r>
      <w:r>
        <w:rPr>
          <w:sz w:val="20"/>
          <w:szCs w:val="20"/>
        </w:rPr>
        <w:t>Let's double check this</w:t>
      </w:r>
    </w:p>
  </w:comment>
  <w:comment w:id="364" w:author="Codex" w:date="2026-10-27T02:34:00Z" w:initials="CX">
    <w:p w14:paraId="6B000033" w14:textId="77777777" w:rsidR="008B1ADB" w:rsidRDefault="00665479">
      <w:pPr>
        <w:pStyle w:val="CommentText"/>
      </w:pPr>
      <w:r>
        <w:rPr>
          <w:rStyle w:val="CommentReference"/>
        </w:rPr>
        <w:annotationRef/>
      </w:r>
      <w:r>
        <w:t>The course-sequence cell includes Inspired Flight IF1200, which is an aircraft example rather than part of the AERO 162 course title. The later narrative also named Skydio X10 while the table named IF800. Proposed referring back to the equipment table in that narrative and made the capability description conditional on verified platform and payload specifications. Model selection, package scope, pricing, and procurement eligibility need confirmation. Dollar values are unchanged.</w:t>
      </w:r>
    </w:p>
  </w:comment>
  <w:comment w:id="365" w:author="Kyle Nessen" w:date="2026-10-26T21:13:00Z" w:initials="KN">
    <w:p w14:paraId="51C7A714" w14:textId="77777777" w:rsidR="002D5B43" w:rsidRDefault="002D5B43" w:rsidP="002D5B43">
      <w:r>
        <w:rPr>
          <w:rStyle w:val="CommentReference"/>
        </w:rPr>
        <w:annotationRef/>
      </w:r>
      <w:r>
        <w:rPr>
          <w:sz w:val="20"/>
          <w:szCs w:val="20"/>
        </w:rPr>
        <w:t xml:space="preserve">Okay, yeah, good catch. Please fix that. I saw the Skydio as an example, and I didn't like that, and so I was trying to change it to Inspired Flight. But maybe we should just not really list specific models of drone in this documentation. We were just trying to emphasize that we want NDAA compliant drones. </w:t>
      </w:r>
    </w:p>
  </w:comment>
  <w:comment w:id="366" w:author="Codex" w:date="2026-10-27T04:32:00Z" w:initials="CX">
    <w:p w14:paraId="6D000148" w14:textId="77777777" w:rsidR="00B93629" w:rsidRDefault="00BC31A2">
      <w:pPr>
        <w:pStyle w:val="CommentText"/>
      </w:pPr>
      <w:r>
        <w:rPr>
          <w:rStyle w:val="CommentReference"/>
        </w:rPr>
        <w:annotationRef/>
      </w:r>
      <w:r w:rsidR="00000000">
        <w:t>Removed aircraft examples from the course-sequence cell and general equipment requirements. Those passages now describe capabilities and NDAA-compliant platforms. Following your later comment, retained one IF800 Tomcat example in the narrative. Existing equipment already owned by the program remains identified. No equipment prices changed.</w:t>
      </w:r>
    </w:p>
  </w:comment>
  <w:comment w:id="368" w:author="Codex" w:date="2026-10-27T02:34:00Z" w:initials="CX">
    <w:p w14:paraId="6B000029" w14:textId="77777777" w:rsidR="008B1ADB" w:rsidRDefault="00665479">
      <w:pPr>
        <w:pStyle w:val="CommentText"/>
      </w:pPr>
      <w:r>
        <w:rPr>
          <w:rStyle w:val="CommentReference"/>
        </w:rPr>
        <w:annotationRef/>
      </w:r>
      <w:r>
        <w:t>Budget arithmetic needs a decision. The equipment range of $207,000 to $345,000 plus course development of $10,000 to $20,000 adds to $217,000 to $365,000. The stated total is $217,000 to $350,000. The yearly equipment ranges agree with the equipment subtotal, so the discrepancy is at the combined upper total. All original dollar amounts remain unchanged. Confirm whether $350,000 is a fixed ceiling or whether the component estimates or total should change, then reconcile the Program Costs table and funding-gap narrative.</w:t>
      </w:r>
    </w:p>
  </w:comment>
  <w:comment w:id="369" w:author="Kyle Nessen" w:date="2026-10-26T21:15:00Z" w:initials="KN">
    <w:p w14:paraId="71346366" w14:textId="77777777" w:rsidR="002D5B43" w:rsidRDefault="002D5B43" w:rsidP="002D5B43">
      <w:r>
        <w:rPr>
          <w:rStyle w:val="CommentReference"/>
        </w:rPr>
        <w:annotationRef/>
      </w:r>
      <w:r>
        <w:rPr>
          <w:sz w:val="20"/>
          <w:szCs w:val="20"/>
        </w:rPr>
        <w:t xml:space="preserve">I don't know how to answer this, and so maybe we just keep it highlighted for Ron to take a look at with a comment on the discrepancy. But coming as me, not you. </w:t>
      </w:r>
    </w:p>
  </w:comment>
  <w:comment w:id="370" w:author="Codex" w:date="2026-10-27T04:32:00Z" w:initials="CX">
    <w:p w14:paraId="6D000149" w14:textId="77777777" w:rsidR="00B93629" w:rsidRDefault="00BC31A2">
      <w:pPr>
        <w:pStyle w:val="CommentText"/>
      </w:pPr>
      <w:r>
        <w:rPr>
          <w:rStyle w:val="CommentReference"/>
        </w:rPr>
        <w:annotationRef/>
      </w:r>
      <w:r w:rsidR="00000000">
        <w:t>Left all equipment, development, and combined budget amounts unchanged. Highlighted the stated total and added a separate comment addressed to Ron in your name, as requested.</w:t>
      </w:r>
    </w:p>
  </w:comment>
  <w:comment w:id="367" w:author="Kyle Nessen" w:date="2026-10-27T04:32:00Z" w:initials="KN">
    <w:p w14:paraId="6D00014D" w14:textId="77777777" w:rsidR="00B93629" w:rsidRDefault="00BC31A2">
      <w:pPr>
        <w:pStyle w:val="CommentText"/>
      </w:pPr>
      <w:r>
        <w:rPr>
          <w:rStyle w:val="CommentReference"/>
        </w:rPr>
        <w:annotationRef/>
      </w:r>
      <w:r w:rsidR="00000000">
        <w:t>Ron, the equipment and software estimate of $207,000 to $345,000 plus course development of $10,000 to $20,000 totals $217,000 to $365,000. The packet currently shows $217,000 to $350,000. I have left the amounts unchanged for your review. Is $350,000 the intended ceiling, or should we update the combined total and the related funding gap?</w:t>
      </w:r>
    </w:p>
  </w:comment>
  <w:comment w:id="371" w:author="Kyle Nessen" w:date="2026-10-26T21:15:00Z" w:initials="KN">
    <w:p w14:paraId="7A7679C6" w14:textId="77777777" w:rsidR="002D5B43" w:rsidRDefault="002D5B43" w:rsidP="002D5B43">
      <w:r>
        <w:rPr>
          <w:rStyle w:val="CommentReference"/>
        </w:rPr>
        <w:annotationRef/>
      </w:r>
      <w:r>
        <w:rPr>
          <w:sz w:val="20"/>
          <w:szCs w:val="20"/>
        </w:rPr>
        <w:t xml:space="preserve">Where is the equipment table? </w:t>
      </w:r>
    </w:p>
  </w:comment>
  <w:comment w:id="372" w:author="Kyle Nessen" w:date="2026-10-26T21:16:00Z" w:initials="KN">
    <w:p w14:paraId="41A7AA53" w14:textId="77777777" w:rsidR="006270E5" w:rsidRDefault="006270E5" w:rsidP="006270E5">
      <w:r>
        <w:rPr>
          <w:rStyle w:val="CommentReference"/>
        </w:rPr>
        <w:annotationRef/>
      </w:r>
      <w:r>
        <w:rPr>
          <w:sz w:val="20"/>
          <w:szCs w:val="20"/>
        </w:rPr>
        <w:t xml:space="preserve">I don't want to add a whole new table to this document if it's not already there. Just put in parentheses like Inspired Flight IF 800 as an example. Also, confirm that that is an actual drone. The workhorse quadcopter is what I'm thinking of. </w:t>
      </w:r>
    </w:p>
  </w:comment>
  <w:comment w:id="373" w:author="Codex" w:date="2026-10-27T04:32:00Z" w:initials="CX">
    <w:p w14:paraId="6D00014A" w14:textId="77777777" w:rsidR="00B93629" w:rsidRDefault="00BC31A2">
      <w:pPr>
        <w:pStyle w:val="CommentText"/>
      </w:pPr>
      <w:r>
        <w:rPr>
          <w:rStyle w:val="CommentReference"/>
        </w:rPr>
        <w:annotationRef/>
      </w:r>
      <w:r w:rsidR="00000000">
        <w:t>The equipment tables are already in this document under Equipment and/or Software Needs / Costs. They include a yearly purchase sequence and Recommended Aircraft Additions. I have not added a table. Replaced the cross-reference in this sentence with the parenthetical example you requested.</w:t>
      </w:r>
    </w:p>
  </w:comment>
  <w:comment w:id="374" w:author="Codex" w:date="2026-10-27T04:32:00Z" w:initials="CX">
    <w:p w14:paraId="6D00014B" w14:textId="77777777" w:rsidR="00B93629" w:rsidRDefault="00BC31A2">
      <w:pPr>
        <w:pStyle w:val="CommentText"/>
      </w:pPr>
      <w:r>
        <w:rPr>
          <w:rStyle w:val="CommentReference"/>
        </w:rPr>
        <w:annotationRef/>
      </w:r>
      <w:r w:rsidR="00000000">
        <w:t>Confirmed the Inspired Flight IF800 Tomcat is a quadcopter. The manufacturer describes it as an American-made, NDAA-compliant medium-lift quadcopter. Added it as an example, not a committed purchase. Primary source is https://docs.inspiredflight.com/inspired-documentation/products/aircraft/if800-tomcat/if800-tomcat-overview</w:t>
      </w:r>
    </w:p>
  </w:comment>
  <w:comment w:id="375" w:author="Kyle Nessen" w:date="2026-10-26T21:18:00Z" w:initials="KN">
    <w:p w14:paraId="56129291" w14:textId="77777777" w:rsidR="006270E5" w:rsidRDefault="006270E5" w:rsidP="006270E5">
      <w:r>
        <w:rPr>
          <w:rStyle w:val="CommentReference"/>
        </w:rPr>
        <w:annotationRef/>
      </w:r>
      <w:r>
        <w:rPr>
          <w:sz w:val="20"/>
          <w:szCs w:val="20"/>
        </w:rPr>
        <w:t xml:space="preserve">I remember Brett Clark saying something about no one ever says where they're going to store all their stuff. And I wonder if this is where we should do that or if it's a better place in the document. Whenever I've asked Ron about it, he says they can just store it at the airport with the other aerospace program materials. So maybe worth throwing that in there somewhere. </w:t>
      </w:r>
    </w:p>
  </w:comment>
  <w:comment w:id="376" w:author="Codex" w:date="2026-10-27T04:32:00Z" w:initials="CX">
    <w:p w14:paraId="6D00014C" w14:textId="77777777" w:rsidR="00B93629" w:rsidRDefault="00BC31A2">
      <w:pPr>
        <w:pStyle w:val="CommentText"/>
      </w:pPr>
      <w:r>
        <w:rPr>
          <w:rStyle w:val="CommentReference"/>
        </w:rPr>
        <w:annotationRef/>
      </w:r>
      <w:r w:rsidR="00000000">
        <w:t>Added equipment storage under Facility Needs. The wording records the airport location with the other aerospace materials, based on your account of Ron identifying that space. No new storage or construction cost has been added.</w:t>
      </w:r>
    </w:p>
  </w:comment>
  <w:comment w:id="379" w:author="Codex" w:date="2026-10-27T02:34:00Z" w:initials="CX">
    <w:p w14:paraId="6B00002D" w14:textId="77777777" w:rsidR="008B1ADB" w:rsidRDefault="00665479">
      <w:pPr>
        <w:pStyle w:val="CommentText"/>
      </w:pPr>
      <w:r>
        <w:rPr>
          <w:rStyle w:val="CommentReference"/>
        </w:rPr>
        <w:annotationRef/>
      </w:r>
      <w:r>
        <w:t>Ongoing costs are blank, and the indirect-cost row assumes coverage through apportionment. The model does not yet itemize the recurring expenses needed to support the sustainability conclusion. Left the dollar cells unchanged. Ron and the budget office should confirm those costs before the packet is described as fiscally complete.</w:t>
      </w:r>
    </w:p>
  </w:comment>
  <w:comment w:id="378" w:author="Kyle Nessen" w:date="2026-10-26T21:50:00Z" w:initials="KN">
    <w:p w14:paraId="48509463" w14:textId="77777777" w:rsidR="00BC31A2" w:rsidRDefault="00BC31A2" w:rsidP="00BC31A2">
      <w:r>
        <w:rPr>
          <w:rStyle w:val="CommentReference"/>
        </w:rPr>
        <w:annotationRef/>
      </w:r>
      <w:r>
        <w:rPr>
          <w:sz w:val="20"/>
          <w:szCs w:val="20"/>
        </w:rPr>
        <w:t>Is this intentionally blank?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03971751" w15:done="1"/>
  <w15:commentEx w15:paraId="6B000014" w15:paraIdParent="03971751" w15:done="1"/>
  <w15:commentEx w15:paraId="3A33DD28" w15:done="1"/>
  <w15:commentEx w15:paraId="6B000015" w15:paraIdParent="3A33DD28" w15:done="1"/>
  <w15:commentEx w15:paraId="4F618AF6" w15:done="1"/>
  <w15:commentEx w15:paraId="6B000016" w15:paraIdParent="4F618AF6" w15:done="1"/>
  <w15:commentEx w15:paraId="6B000035" w15:done="1"/>
  <w15:commentEx w15:paraId="6B000017" w15:done="1"/>
  <w15:commentEx w15:paraId="33502D82" w15:done="1"/>
  <w15:commentEx w15:paraId="23752C08" w15:done="1"/>
  <w15:commentEx w15:paraId="6B000018" w15:paraIdParent="23752C08" w15:done="1"/>
  <w15:commentEx w15:paraId="4E0E16C8" w15:done="1"/>
  <w15:commentEx w15:paraId="6B000019" w15:paraIdParent="4E0E16C8" w15:done="1"/>
  <w15:commentEx w15:paraId="6C08B8B5" w15:done="1"/>
  <w15:commentEx w15:paraId="6B00001A" w15:done="1"/>
  <w15:commentEx w15:paraId="6B000031" w15:done="1"/>
  <w15:commentEx w15:paraId="6B797408" w15:done="1"/>
  <w15:commentEx w15:paraId="6B00001F" w15:paraIdParent="6B797408" w15:done="1"/>
  <w15:commentEx w15:paraId="6B00002F" w15:done="1"/>
  <w15:commentEx w15:paraId="42D7A5A3" w15:done="1"/>
  <w15:commentEx w15:paraId="6B000020" w15:paraIdParent="42D7A5A3" w15:done="1"/>
  <w15:commentEx w15:paraId="2249A673" w15:done="1"/>
  <w15:commentEx w15:paraId="6B000021" w15:paraIdParent="2249A673" w15:done="1"/>
  <w15:commentEx w15:paraId="31FA2217" w15:done="1"/>
  <w15:commentEx w15:paraId="6B000022" w15:paraIdParent="31FA2217" w15:done="1"/>
  <w15:commentEx w15:paraId="7FE6A9C6" w15:done="1"/>
  <w15:commentEx w15:paraId="6B000023" w15:paraIdParent="7FE6A9C6" w15:done="1"/>
  <w15:commentEx w15:paraId="6B00002E" w15:done="1"/>
  <w15:commentEx w15:paraId="110AA5B9" w15:paraIdParent="6B00002E" w15:done="1"/>
  <w15:commentEx w15:paraId="41704EAE" w15:paraIdParent="6B00002E" w15:done="1"/>
  <w15:commentEx w15:paraId="6D000143" w15:paraIdParent="6B00002E" w15:done="1"/>
  <w15:commentEx w15:paraId="6D000144" w15:paraIdParent="6B00002E" w15:done="1"/>
  <w15:commentEx w15:paraId="6B000027" w15:done="1"/>
  <w15:commentEx w15:paraId="39A353AA" w15:paraIdParent="6B000027" w15:done="1"/>
  <w15:commentEx w15:paraId="6D000145" w15:paraIdParent="6B000027" w15:done="1"/>
  <w15:commentEx w15:paraId="6D000146" w15:done="1"/>
  <w15:commentEx w15:paraId="1D684DFC" w15:paraIdParent="6D000146" w15:done="1"/>
  <w15:commentEx w15:paraId="6B000025" w15:done="1"/>
  <w15:commentEx w15:paraId="1DD1B3FB" w15:done="1"/>
  <w15:commentEx w15:paraId="1BBE8D98" w15:done="0"/>
  <w15:commentEx w15:paraId="6B000028" w15:done="1"/>
  <w15:commentEx w15:paraId="288EC0D7" w15:paraIdParent="6B000028" w15:done="1"/>
  <w15:commentEx w15:paraId="6D000147" w15:paraIdParent="6B000028" w15:done="1"/>
  <w15:commentEx w15:paraId="025E6665" w15:done="0"/>
  <w15:commentEx w15:paraId="6B000026" w15:done="1"/>
  <w15:commentEx w15:paraId="549E2804" w15:done="1"/>
  <w15:commentEx w15:paraId="6B000033" w15:done="1"/>
  <w15:commentEx w15:paraId="51C7A714" w15:paraIdParent="6B000033" w15:done="1"/>
  <w15:commentEx w15:paraId="6D000148" w15:paraIdParent="6B000033" w15:done="1"/>
  <w15:commentEx w15:paraId="6B000029" w15:done="1"/>
  <w15:commentEx w15:paraId="71346366" w15:paraIdParent="6B000029" w15:done="1"/>
  <w15:commentEx w15:paraId="6D000149" w15:paraIdParent="6B000029" w15:done="1"/>
  <w15:commentEx w15:paraId="6D00014D" w15:done="0"/>
  <w15:commentEx w15:paraId="7A7679C6" w15:done="1"/>
  <w15:commentEx w15:paraId="41A7AA53" w15:paraIdParent="7A7679C6" w15:done="1"/>
  <w15:commentEx w15:paraId="6D00014A" w15:paraIdParent="7A7679C6" w15:done="1"/>
  <w15:commentEx w15:paraId="6D00014B" w15:paraIdParent="7A7679C6" w15:done="1"/>
  <w15:commentEx w15:paraId="56129291" w15:done="1"/>
  <w15:commentEx w15:paraId="6D00014C" w15:paraIdParent="56129291" w15:done="1"/>
  <w15:commentEx w15:paraId="6B00002D" w15:done="1"/>
  <w15:commentEx w15:paraId="48509463"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890925C" w16cex:dateUtc="2026-10-27T01:08:00Z"/>
  <w16cex:commentExtensible w16cex:durableId="6C000014" w16cex:dateUtc="2026-10-27T02:34:00Z"/>
  <w16cex:commentExtensible w16cex:durableId="1E46A156" w16cex:dateUtc="2026-10-27T01:10:00Z"/>
  <w16cex:commentExtensible w16cex:durableId="6C000015" w16cex:dateUtc="2026-10-27T02:34:00Z"/>
  <w16cex:commentExtensible w16cex:durableId="7F3AD257" w16cex:dateUtc="2026-10-27T01:19:00Z"/>
  <w16cex:commentExtensible w16cex:durableId="6C000016" w16cex:dateUtc="2026-10-27T02:34:00Z"/>
  <w16cex:commentExtensible w16cex:durableId="6C000035" w16cex:dateUtc="2026-10-27T02:34:00Z"/>
  <w16cex:commentExtensible w16cex:durableId="6C000017" w16cex:dateUtc="2026-10-27T02:34:00Z"/>
  <w16cex:commentExtensible w16cex:durableId="136FCF61" w16cex:dateUtc="2026-10-27T01:21:00Z"/>
  <w16cex:commentExtensible w16cex:durableId="5DD9408E" w16cex:dateUtc="2026-10-27T01:22:00Z"/>
  <w16cex:commentExtensible w16cex:durableId="6C000018" w16cex:dateUtc="2026-10-27T02:34:00Z"/>
  <w16cex:commentExtensible w16cex:durableId="4673F29D" w16cex:dateUtc="2026-10-27T01:24:00Z"/>
  <w16cex:commentExtensible w16cex:durableId="6C000019" w16cex:dateUtc="2026-10-27T02:34:00Z"/>
  <w16cex:commentExtensible w16cex:durableId="4E69E2C4" w16cex:dateUtc="2026-10-27T01:25:00Z"/>
  <w16cex:commentExtensible w16cex:durableId="6C00001A" w16cex:dateUtc="2026-10-27T02:34:00Z"/>
  <w16cex:commentExtensible w16cex:durableId="6C000031" w16cex:dateUtc="2026-10-27T02:34:00Z"/>
  <w16cex:commentExtensible w16cex:durableId="0E567FD1" w16cex:dateUtc="2026-10-27T01:33:00Z"/>
  <w16cex:commentExtensible w16cex:durableId="6C00001F" w16cex:dateUtc="2026-10-27T02:34:00Z"/>
  <w16cex:commentExtensible w16cex:durableId="6C00002F" w16cex:dateUtc="2026-10-27T02:34:00Z"/>
  <w16cex:commentExtensible w16cex:durableId="2D1072E1" w16cex:dateUtc="2026-10-27T01:38:00Z"/>
  <w16cex:commentExtensible w16cex:durableId="6C000020" w16cex:dateUtc="2026-10-27T02:34:00Z"/>
  <w16cex:commentExtensible w16cex:durableId="0945C77D" w16cex:dateUtc="2026-10-27T01:37:00Z"/>
  <w16cex:commentExtensible w16cex:durableId="6C000021" w16cex:dateUtc="2026-10-27T02:34:00Z"/>
  <w16cex:commentExtensible w16cex:durableId="5FAC67CB" w16cex:dateUtc="2026-10-27T01:34:00Z"/>
  <w16cex:commentExtensible w16cex:durableId="6C000022" w16cex:dateUtc="2026-10-27T02:34:00Z"/>
  <w16cex:commentExtensible w16cex:durableId="3A605305" w16cex:dateUtc="2026-10-27T01:37:00Z"/>
  <w16cex:commentExtensible w16cex:durableId="6C000023" w16cex:dateUtc="2026-10-27T02:34:00Z"/>
  <w16cex:commentExtensible w16cex:durableId="6C00002E" w16cex:dateUtc="2026-10-27T02:34:00Z"/>
  <w16cex:commentExtensible w16cex:durableId="03935D0C" w16cex:dateUtc="2026-10-27T03:59:00Z"/>
  <w16cex:commentExtensible w16cex:durableId="0922D7E6" w16cex:dateUtc="2026-10-27T04:00:00Z"/>
  <w16cex:commentExtensible w16cex:durableId="6E000143" w16cex:dateUtc="2026-10-27T04:32:00Z"/>
  <w16cex:commentExtensible w16cex:durableId="6E000144" w16cex:dateUtc="2026-10-27T04:32:00Z"/>
  <w16cex:commentExtensible w16cex:durableId="6C000027" w16cex:dateUtc="2026-10-27T02:34:00Z"/>
  <w16cex:commentExtensible w16cex:durableId="7B28BD2B" w16cex:dateUtc="2026-10-27T04:05:00Z"/>
  <w16cex:commentExtensible w16cex:durableId="6E000145" w16cex:dateUtc="2026-10-27T04:32:00Z"/>
  <w16cex:commentExtensible w16cex:durableId="6E000146" w16cex:dateUtc="2026-10-27T04:32:00Z"/>
  <w16cex:commentExtensible w16cex:durableId="2434EC4D" w16cex:dateUtc="2026-10-27T04:47:00Z"/>
  <w16cex:commentExtensible w16cex:durableId="6C000025" w16cex:dateUtc="2026-10-27T02:34:00Z"/>
  <w16cex:commentExtensible w16cex:durableId="5251511F" w16cex:dateUtc="2026-10-27T01:49:00Z"/>
  <w16cex:commentExtensible w16cex:durableId="300E50AA" w16cex:dateUtc="2026-10-27T04:53:00Z"/>
  <w16cex:commentExtensible w16cex:durableId="6C000028" w16cex:dateUtc="2026-10-27T02:34:00Z"/>
  <w16cex:commentExtensible w16cex:durableId="0363C21B" w16cex:dateUtc="2026-10-27T04:07:00Z"/>
  <w16cex:commentExtensible w16cex:durableId="6E000147" w16cex:dateUtc="2026-10-27T04:32:00Z"/>
  <w16cex:commentExtensible w16cex:durableId="7828E3B6" w16cex:dateUtc="2026-10-27T04:52:00Z"/>
  <w16cex:commentExtensible w16cex:durableId="6C000026" w16cex:dateUtc="2026-10-27T02:34:00Z"/>
  <w16cex:commentExtensible w16cex:durableId="3C699EC2" w16cex:dateUtc="2026-10-27T01:52:00Z"/>
  <w16cex:commentExtensible w16cex:durableId="6C000033" w16cex:dateUtc="2026-10-27T02:34:00Z"/>
  <w16cex:commentExtensible w16cex:durableId="310F253D" w16cex:dateUtc="2026-10-27T04:13:00Z"/>
  <w16cex:commentExtensible w16cex:durableId="6E000148" w16cex:dateUtc="2026-10-27T04:32:00Z"/>
  <w16cex:commentExtensible w16cex:durableId="6C000029" w16cex:dateUtc="2026-10-27T02:34:00Z"/>
  <w16cex:commentExtensible w16cex:durableId="4DE992D7" w16cex:dateUtc="2026-10-27T04:15:00Z"/>
  <w16cex:commentExtensible w16cex:durableId="6E000149" w16cex:dateUtc="2026-10-27T04:32:00Z"/>
  <w16cex:commentExtensible w16cex:durableId="6E00014D" w16cex:dateUtc="2026-10-27T04:32:00Z"/>
  <w16cex:commentExtensible w16cex:durableId="34C629EB" w16cex:dateUtc="2026-10-27T04:15:00Z"/>
  <w16cex:commentExtensible w16cex:durableId="54A8716D" w16cex:dateUtc="2026-10-27T04:16:00Z"/>
  <w16cex:commentExtensible w16cex:durableId="6E00014A" w16cex:dateUtc="2026-10-27T04:32:00Z"/>
  <w16cex:commentExtensible w16cex:durableId="6E00014B" w16cex:dateUtc="2026-10-27T04:32:00Z"/>
  <w16cex:commentExtensible w16cex:durableId="17B0E663" w16cex:dateUtc="2026-10-27T04:18:00Z"/>
  <w16cex:commentExtensible w16cex:durableId="6E00014C" w16cex:dateUtc="2026-10-27T04:32:00Z"/>
  <w16cex:commentExtensible w16cex:durableId="6C00002D" w16cex:dateUtc="2026-10-27T02:34:00Z"/>
  <w16cex:commentExtensible w16cex:durableId="76906C8E" w16cex:dateUtc="2026-10-27T04: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03971751" w16cid:durableId="4890925C"/>
  <w16cid:commentId w16cid:paraId="6B000014" w16cid:durableId="6C000014"/>
  <w16cid:commentId w16cid:paraId="3A33DD28" w16cid:durableId="1E46A156"/>
  <w16cid:commentId w16cid:paraId="6B000015" w16cid:durableId="6C000015"/>
  <w16cid:commentId w16cid:paraId="4F618AF6" w16cid:durableId="7F3AD257"/>
  <w16cid:commentId w16cid:paraId="6B000016" w16cid:durableId="6C000016"/>
  <w16cid:commentId w16cid:paraId="6B000035" w16cid:durableId="6C000035"/>
  <w16cid:commentId w16cid:paraId="6B000017" w16cid:durableId="6C000017"/>
  <w16cid:commentId w16cid:paraId="33502D82" w16cid:durableId="136FCF61"/>
  <w16cid:commentId w16cid:paraId="23752C08" w16cid:durableId="5DD9408E"/>
  <w16cid:commentId w16cid:paraId="6B000018" w16cid:durableId="6C000018"/>
  <w16cid:commentId w16cid:paraId="4E0E16C8" w16cid:durableId="4673F29D"/>
  <w16cid:commentId w16cid:paraId="6B000019" w16cid:durableId="6C000019"/>
  <w16cid:commentId w16cid:paraId="6C08B8B5" w16cid:durableId="4E69E2C4"/>
  <w16cid:commentId w16cid:paraId="6B00001A" w16cid:durableId="6C00001A"/>
  <w16cid:commentId w16cid:paraId="6B000031" w16cid:durableId="6C000031"/>
  <w16cid:commentId w16cid:paraId="6B797408" w16cid:durableId="0E567FD1"/>
  <w16cid:commentId w16cid:paraId="6B00001F" w16cid:durableId="6C00001F"/>
  <w16cid:commentId w16cid:paraId="6B00002F" w16cid:durableId="6C00002F"/>
  <w16cid:commentId w16cid:paraId="42D7A5A3" w16cid:durableId="2D1072E1"/>
  <w16cid:commentId w16cid:paraId="6B000020" w16cid:durableId="6C000020"/>
  <w16cid:commentId w16cid:paraId="2249A673" w16cid:durableId="0945C77D"/>
  <w16cid:commentId w16cid:paraId="6B000021" w16cid:durableId="6C000021"/>
  <w16cid:commentId w16cid:paraId="31FA2217" w16cid:durableId="5FAC67CB"/>
  <w16cid:commentId w16cid:paraId="6B000022" w16cid:durableId="6C000022"/>
  <w16cid:commentId w16cid:paraId="7FE6A9C6" w16cid:durableId="3A605305"/>
  <w16cid:commentId w16cid:paraId="6B000023" w16cid:durableId="6C000023"/>
  <w16cid:commentId w16cid:paraId="6B00002E" w16cid:durableId="6C00002E"/>
  <w16cid:commentId w16cid:paraId="110AA5B9" w16cid:durableId="03935D0C"/>
  <w16cid:commentId w16cid:paraId="41704EAE" w16cid:durableId="0922D7E6"/>
  <w16cid:commentId w16cid:paraId="6D000143" w16cid:durableId="6E000143"/>
  <w16cid:commentId w16cid:paraId="6D000144" w16cid:durableId="6E000144"/>
  <w16cid:commentId w16cid:paraId="6B000027" w16cid:durableId="6C000027"/>
  <w16cid:commentId w16cid:paraId="39A353AA" w16cid:durableId="7B28BD2B"/>
  <w16cid:commentId w16cid:paraId="6D000145" w16cid:durableId="6E000145"/>
  <w16cid:commentId w16cid:paraId="6D000146" w16cid:durableId="6E000146"/>
  <w16cid:commentId w16cid:paraId="1D684DFC" w16cid:durableId="2434EC4D"/>
  <w16cid:commentId w16cid:paraId="6B000025" w16cid:durableId="6C000025"/>
  <w16cid:commentId w16cid:paraId="1DD1B3FB" w16cid:durableId="5251511F"/>
  <w16cid:commentId w16cid:paraId="1BBE8D98" w16cid:durableId="300E50AA"/>
  <w16cid:commentId w16cid:paraId="6B000028" w16cid:durableId="6C000028"/>
  <w16cid:commentId w16cid:paraId="288EC0D7" w16cid:durableId="0363C21B"/>
  <w16cid:commentId w16cid:paraId="6D000147" w16cid:durableId="6E000147"/>
  <w16cid:commentId w16cid:paraId="025E6665" w16cid:durableId="7828E3B6"/>
  <w16cid:commentId w16cid:paraId="6B000026" w16cid:durableId="6C000026"/>
  <w16cid:commentId w16cid:paraId="549E2804" w16cid:durableId="3C699EC2"/>
  <w16cid:commentId w16cid:paraId="6B000033" w16cid:durableId="6C000033"/>
  <w16cid:commentId w16cid:paraId="51C7A714" w16cid:durableId="310F253D"/>
  <w16cid:commentId w16cid:paraId="6D000148" w16cid:durableId="6E000148"/>
  <w16cid:commentId w16cid:paraId="6B000029" w16cid:durableId="6C000029"/>
  <w16cid:commentId w16cid:paraId="71346366" w16cid:durableId="4DE992D7"/>
  <w16cid:commentId w16cid:paraId="6D000149" w16cid:durableId="6E000149"/>
  <w16cid:commentId w16cid:paraId="6D00014D" w16cid:durableId="6E00014D"/>
  <w16cid:commentId w16cid:paraId="7A7679C6" w16cid:durableId="34C629EB"/>
  <w16cid:commentId w16cid:paraId="41A7AA53" w16cid:durableId="54A8716D"/>
  <w16cid:commentId w16cid:paraId="6D00014A" w16cid:durableId="6E00014A"/>
  <w16cid:commentId w16cid:paraId="6D00014B" w16cid:durableId="6E00014B"/>
  <w16cid:commentId w16cid:paraId="56129291" w16cid:durableId="17B0E663"/>
  <w16cid:commentId w16cid:paraId="6D00014C" w16cid:durableId="6E00014C"/>
  <w16cid:commentId w16cid:paraId="6B00002D" w16cid:durableId="6C00002D"/>
  <w16cid:commentId w16cid:paraId="48509463" w16cid:durableId="76906C8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F4BA7C3" w14:textId="77777777" w:rsidR="00997AE3" w:rsidRDefault="00997AE3" w:rsidP="001E3791">
      <w:pPr>
        <w:spacing w:after="0" w:line="240" w:lineRule="auto"/>
      </w:pPr>
      <w:r>
        <w:separator/>
      </w:r>
    </w:p>
  </w:endnote>
  <w:endnote w:type="continuationSeparator" w:id="0">
    <w:p w14:paraId="27CD92F2" w14:textId="77777777" w:rsidR="00997AE3" w:rsidRDefault="00997AE3" w:rsidP="001E379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379472634"/>
      <w:docPartObj>
        <w:docPartGallery w:val="Page Numbers (Bottom of Page)"/>
        <w:docPartUnique/>
      </w:docPartObj>
    </w:sdtPr>
    <w:sdtEndPr>
      <w:rPr>
        <w:noProof/>
      </w:rPr>
    </w:sdtEndPr>
    <w:sdtContent>
      <w:p w14:paraId="5CEFE17B" w14:textId="77777777" w:rsidR="00397BC9" w:rsidRDefault="00397BC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9AA0572" w14:textId="77777777" w:rsidR="00397BC9" w:rsidRDefault="0039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0855938" w14:textId="77777777" w:rsidR="00997AE3" w:rsidRDefault="00997AE3" w:rsidP="001E3791">
      <w:pPr>
        <w:spacing w:after="0" w:line="240" w:lineRule="auto"/>
      </w:pPr>
      <w:r>
        <w:separator/>
      </w:r>
    </w:p>
  </w:footnote>
  <w:footnote w:type="continuationSeparator" w:id="0">
    <w:p w14:paraId="0AC08B40" w14:textId="77777777" w:rsidR="00997AE3" w:rsidRDefault="00997AE3" w:rsidP="001E379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96223E8"/>
    <w:multiLevelType w:val="multilevel"/>
    <w:tmpl w:val="7C320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3E6B0E"/>
    <w:multiLevelType w:val="multilevel"/>
    <w:tmpl w:val="7F3481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3F3A1D"/>
    <w:multiLevelType w:val="multilevel"/>
    <w:tmpl w:val="39668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E12027"/>
    <w:multiLevelType w:val="multilevel"/>
    <w:tmpl w:val="7814F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9F55F8"/>
    <w:multiLevelType w:val="multilevel"/>
    <w:tmpl w:val="A4248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BE3E18"/>
    <w:multiLevelType w:val="multilevel"/>
    <w:tmpl w:val="A9CEC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7A5939"/>
    <w:multiLevelType w:val="multilevel"/>
    <w:tmpl w:val="3836E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0879AC"/>
    <w:multiLevelType w:val="multilevel"/>
    <w:tmpl w:val="2F26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01B08"/>
    <w:multiLevelType w:val="multilevel"/>
    <w:tmpl w:val="4BEC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035AF7"/>
    <w:multiLevelType w:val="multilevel"/>
    <w:tmpl w:val="D98EC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8376E"/>
    <w:multiLevelType w:val="multilevel"/>
    <w:tmpl w:val="684A6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54845B0"/>
    <w:multiLevelType w:val="multilevel"/>
    <w:tmpl w:val="74985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8F25906"/>
    <w:multiLevelType w:val="multilevel"/>
    <w:tmpl w:val="14B0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770865"/>
    <w:multiLevelType w:val="multilevel"/>
    <w:tmpl w:val="6D086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6A4B6A"/>
    <w:multiLevelType w:val="multilevel"/>
    <w:tmpl w:val="C9DED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B8B1E56"/>
    <w:multiLevelType w:val="hybridMultilevel"/>
    <w:tmpl w:val="DB1444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6F817EB"/>
    <w:multiLevelType w:val="multilevel"/>
    <w:tmpl w:val="29483058"/>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F66760E"/>
    <w:multiLevelType w:val="multilevel"/>
    <w:tmpl w:val="7196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21848A6"/>
    <w:multiLevelType w:val="multilevel"/>
    <w:tmpl w:val="7FAC4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23417F8"/>
    <w:multiLevelType w:val="multilevel"/>
    <w:tmpl w:val="5DAC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5F3F"/>
    <w:multiLevelType w:val="multilevel"/>
    <w:tmpl w:val="9DCE8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C203636"/>
    <w:multiLevelType w:val="multilevel"/>
    <w:tmpl w:val="F364D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D310717"/>
    <w:multiLevelType w:val="multilevel"/>
    <w:tmpl w:val="572CA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0F37E2"/>
    <w:multiLevelType w:val="multilevel"/>
    <w:tmpl w:val="5520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6331633">
    <w:abstractNumId w:val="6"/>
  </w:num>
  <w:num w:numId="2" w16cid:durableId="1133138742">
    <w:abstractNumId w:val="18"/>
  </w:num>
  <w:num w:numId="3" w16cid:durableId="710962895">
    <w:abstractNumId w:val="21"/>
  </w:num>
  <w:num w:numId="4" w16cid:durableId="137038203">
    <w:abstractNumId w:val="10"/>
  </w:num>
  <w:num w:numId="5" w16cid:durableId="282423335">
    <w:abstractNumId w:val="17"/>
  </w:num>
  <w:num w:numId="6" w16cid:durableId="975647430">
    <w:abstractNumId w:val="13"/>
  </w:num>
  <w:num w:numId="7" w16cid:durableId="1499151604">
    <w:abstractNumId w:val="4"/>
  </w:num>
  <w:num w:numId="8" w16cid:durableId="405306849">
    <w:abstractNumId w:val="8"/>
  </w:num>
  <w:num w:numId="9" w16cid:durableId="929313274">
    <w:abstractNumId w:val="19"/>
  </w:num>
  <w:num w:numId="10" w16cid:durableId="1801266788">
    <w:abstractNumId w:val="23"/>
  </w:num>
  <w:num w:numId="11" w16cid:durableId="786891206">
    <w:abstractNumId w:val="22"/>
  </w:num>
  <w:num w:numId="12" w16cid:durableId="211624919">
    <w:abstractNumId w:val="9"/>
  </w:num>
  <w:num w:numId="13" w16cid:durableId="867721789">
    <w:abstractNumId w:val="12"/>
  </w:num>
  <w:num w:numId="14" w16cid:durableId="1683554540">
    <w:abstractNumId w:val="2"/>
  </w:num>
  <w:num w:numId="15" w16cid:durableId="1393196321">
    <w:abstractNumId w:val="1"/>
  </w:num>
  <w:num w:numId="16" w16cid:durableId="455410980">
    <w:abstractNumId w:val="11"/>
  </w:num>
  <w:num w:numId="17" w16cid:durableId="1046486411">
    <w:abstractNumId w:val="16"/>
  </w:num>
  <w:num w:numId="18" w16cid:durableId="476142052">
    <w:abstractNumId w:val="0"/>
  </w:num>
  <w:num w:numId="19" w16cid:durableId="760833800">
    <w:abstractNumId w:val="7"/>
  </w:num>
  <w:num w:numId="20" w16cid:durableId="1940605652">
    <w:abstractNumId w:val="15"/>
  </w:num>
  <w:num w:numId="21" w16cid:durableId="1300719951">
    <w:abstractNumId w:val="14"/>
  </w:num>
  <w:num w:numId="22" w16cid:durableId="559635448">
    <w:abstractNumId w:val="3"/>
  </w:num>
  <w:num w:numId="23" w16cid:durableId="884483360">
    <w:abstractNumId w:val="20"/>
  </w:num>
  <w:num w:numId="24" w16cid:durableId="147352143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Kyle Nessen">
    <w15:presenceInfo w15:providerId="AD" w15:userId="S::knessen@calpoly.edu::97e9885f-50da-43d9-9720-b36ea4886787"/>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791"/>
    <w:rsid w:val="000D09F6"/>
    <w:rsid w:val="00102DC0"/>
    <w:rsid w:val="00170895"/>
    <w:rsid w:val="001A302E"/>
    <w:rsid w:val="001D0D51"/>
    <w:rsid w:val="001E3791"/>
    <w:rsid w:val="001E4541"/>
    <w:rsid w:val="00210491"/>
    <w:rsid w:val="002868A1"/>
    <w:rsid w:val="002B1E5A"/>
    <w:rsid w:val="002D5B43"/>
    <w:rsid w:val="00317DF0"/>
    <w:rsid w:val="003774FF"/>
    <w:rsid w:val="00397BC9"/>
    <w:rsid w:val="00437DD2"/>
    <w:rsid w:val="0044710D"/>
    <w:rsid w:val="00475A64"/>
    <w:rsid w:val="00507D98"/>
    <w:rsid w:val="0052715E"/>
    <w:rsid w:val="0055461F"/>
    <w:rsid w:val="005B116E"/>
    <w:rsid w:val="005F71BC"/>
    <w:rsid w:val="006270E5"/>
    <w:rsid w:val="006334B7"/>
    <w:rsid w:val="00652FA3"/>
    <w:rsid w:val="00665479"/>
    <w:rsid w:val="006A372C"/>
    <w:rsid w:val="00712453"/>
    <w:rsid w:val="0072445B"/>
    <w:rsid w:val="00820AC1"/>
    <w:rsid w:val="00833484"/>
    <w:rsid w:val="008513C4"/>
    <w:rsid w:val="0089776B"/>
    <w:rsid w:val="008B1ADB"/>
    <w:rsid w:val="008F64BE"/>
    <w:rsid w:val="00915832"/>
    <w:rsid w:val="00955913"/>
    <w:rsid w:val="0098071B"/>
    <w:rsid w:val="00982F72"/>
    <w:rsid w:val="00997AE3"/>
    <w:rsid w:val="009A358E"/>
    <w:rsid w:val="009A3E69"/>
    <w:rsid w:val="009B2F17"/>
    <w:rsid w:val="009C4FEF"/>
    <w:rsid w:val="009E5E5C"/>
    <w:rsid w:val="00A566BE"/>
    <w:rsid w:val="00AA1CE4"/>
    <w:rsid w:val="00AC4522"/>
    <w:rsid w:val="00AC60DE"/>
    <w:rsid w:val="00AE0B3B"/>
    <w:rsid w:val="00B01AE8"/>
    <w:rsid w:val="00B066B0"/>
    <w:rsid w:val="00B74EC5"/>
    <w:rsid w:val="00B93629"/>
    <w:rsid w:val="00B94CC0"/>
    <w:rsid w:val="00BC2D3B"/>
    <w:rsid w:val="00BC31A2"/>
    <w:rsid w:val="00BD4801"/>
    <w:rsid w:val="00BE6040"/>
    <w:rsid w:val="00C111F4"/>
    <w:rsid w:val="00C42AA8"/>
    <w:rsid w:val="00C44AF8"/>
    <w:rsid w:val="00C52D59"/>
    <w:rsid w:val="00D7131F"/>
    <w:rsid w:val="00D93430"/>
    <w:rsid w:val="00D942B5"/>
    <w:rsid w:val="00DE408D"/>
    <w:rsid w:val="00E63BD8"/>
    <w:rsid w:val="00F01587"/>
    <w:rsid w:val="00FA6639"/>
    <w:rsid w:val="00FB08AB"/>
    <w:rsid w:val="00FC54D8"/>
    <w:rsid w:val="00FE0011"/>
    <w:rsid w:val="00FF7F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14898B"/>
  <w15:chartTrackingRefBased/>
  <w15:docId w15:val="{17FCB760-8F7D-4510-805B-8AB1E2AA5C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1E3791"/>
    <w:pPr>
      <w:widowControl w:val="0"/>
      <w:autoSpaceDE w:val="0"/>
      <w:autoSpaceDN w:val="0"/>
      <w:adjustRightInd w:val="0"/>
      <w:spacing w:before="79" w:after="0" w:line="240" w:lineRule="auto"/>
      <w:ind w:left="2687" w:right="2623"/>
      <w:jc w:val="center"/>
      <w:outlineLvl w:val="0"/>
    </w:pPr>
    <w:rPr>
      <w:rFonts w:ascii="Arial" w:eastAsiaTheme="minorEastAsia"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791"/>
    <w:rPr>
      <w:rFonts w:ascii="Arial" w:eastAsiaTheme="minorEastAsia" w:hAnsi="Arial" w:cs="Arial"/>
      <w:b/>
      <w:bCs/>
      <w:sz w:val="28"/>
      <w:szCs w:val="28"/>
    </w:rPr>
  </w:style>
  <w:style w:type="paragraph" w:styleId="BodyText">
    <w:name w:val="Body Text"/>
    <w:basedOn w:val="Normal"/>
    <w:link w:val="BodyTextChar"/>
    <w:uiPriority w:val="1"/>
    <w:qFormat/>
    <w:rsid w:val="001E3791"/>
    <w:pPr>
      <w:widowControl w:val="0"/>
      <w:autoSpaceDE w:val="0"/>
      <w:autoSpaceDN w:val="0"/>
      <w:adjustRightInd w:val="0"/>
      <w:spacing w:after="0" w:line="240" w:lineRule="auto"/>
    </w:pPr>
    <w:rPr>
      <w:rFonts w:ascii="Arial" w:eastAsiaTheme="minorEastAsia" w:hAnsi="Arial" w:cs="Arial"/>
      <w:sz w:val="24"/>
      <w:szCs w:val="24"/>
    </w:rPr>
  </w:style>
  <w:style w:type="character" w:customStyle="1" w:styleId="BodyTextChar">
    <w:name w:val="Body Text Char"/>
    <w:basedOn w:val="DefaultParagraphFont"/>
    <w:link w:val="BodyText"/>
    <w:uiPriority w:val="99"/>
    <w:rsid w:val="001E3791"/>
    <w:rPr>
      <w:rFonts w:ascii="Arial" w:eastAsiaTheme="minorEastAsia" w:hAnsi="Arial" w:cs="Arial"/>
      <w:sz w:val="24"/>
      <w:szCs w:val="24"/>
    </w:rPr>
  </w:style>
  <w:style w:type="character" w:styleId="PlaceholderText">
    <w:name w:val="Placeholder Text"/>
    <w:basedOn w:val="DefaultParagraphFont"/>
    <w:uiPriority w:val="99"/>
    <w:semiHidden/>
    <w:rsid w:val="001E3791"/>
    <w:rPr>
      <w:color w:val="808080"/>
    </w:rPr>
  </w:style>
  <w:style w:type="paragraph" w:styleId="Header">
    <w:name w:val="header"/>
    <w:basedOn w:val="Normal"/>
    <w:link w:val="HeaderChar"/>
    <w:uiPriority w:val="99"/>
    <w:unhideWhenUsed/>
    <w:rsid w:val="001E379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E3791"/>
  </w:style>
  <w:style w:type="paragraph" w:styleId="Footer">
    <w:name w:val="footer"/>
    <w:basedOn w:val="Normal"/>
    <w:link w:val="FooterChar"/>
    <w:uiPriority w:val="99"/>
    <w:unhideWhenUsed/>
    <w:rsid w:val="001E379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E3791"/>
  </w:style>
  <w:style w:type="paragraph" w:customStyle="1" w:styleId="TableParagraph">
    <w:name w:val="Table Paragraph"/>
    <w:basedOn w:val="Normal"/>
    <w:uiPriority w:val="1"/>
    <w:qFormat/>
    <w:rsid w:val="001E3791"/>
    <w:pPr>
      <w:widowControl w:val="0"/>
      <w:autoSpaceDE w:val="0"/>
      <w:autoSpaceDN w:val="0"/>
      <w:adjustRightInd w:val="0"/>
      <w:spacing w:before="26" w:after="0" w:line="240" w:lineRule="auto"/>
    </w:pPr>
    <w:rPr>
      <w:rFonts w:ascii="Arial" w:eastAsiaTheme="minorEastAsia" w:hAnsi="Arial" w:cs="Arial"/>
      <w:sz w:val="24"/>
      <w:szCs w:val="24"/>
    </w:rPr>
  </w:style>
  <w:style w:type="paragraph" w:styleId="ListParagraph">
    <w:name w:val="List Paragraph"/>
    <w:basedOn w:val="Normal"/>
    <w:uiPriority w:val="34"/>
    <w:qFormat/>
    <w:rsid w:val="00FB08AB"/>
    <w:pPr>
      <w:spacing w:after="0" w:line="240" w:lineRule="auto"/>
      <w:ind w:left="720"/>
      <w:contextualSpacing/>
    </w:pPr>
    <w:rPr>
      <w:kern w:val="2"/>
      <w14:ligatures w14:val="standardContextual"/>
    </w:rPr>
  </w:style>
  <w:style w:type="character" w:styleId="CommentReference">
    <w:name w:val="annotation reference"/>
    <w:basedOn w:val="DefaultParagraphFont"/>
    <w:uiPriority w:val="99"/>
    <w:semiHidden/>
    <w:unhideWhenUsed/>
    <w:rsid w:val="00C44AF8"/>
    <w:rPr>
      <w:sz w:val="16"/>
      <w:szCs w:val="16"/>
    </w:rPr>
  </w:style>
  <w:style w:type="paragraph" w:styleId="CommentText">
    <w:name w:val="annotation text"/>
    <w:basedOn w:val="Normal"/>
    <w:link w:val="CommentTextChar"/>
    <w:uiPriority w:val="99"/>
    <w:semiHidden/>
    <w:unhideWhenUsed/>
    <w:rsid w:val="00C44AF8"/>
    <w:pPr>
      <w:spacing w:line="240" w:lineRule="auto"/>
    </w:pPr>
    <w:rPr>
      <w:sz w:val="20"/>
      <w:szCs w:val="20"/>
    </w:rPr>
  </w:style>
  <w:style w:type="character" w:customStyle="1" w:styleId="CommentTextChar">
    <w:name w:val="Comment Text Char"/>
    <w:basedOn w:val="DefaultParagraphFont"/>
    <w:link w:val="CommentText"/>
    <w:uiPriority w:val="99"/>
    <w:semiHidden/>
    <w:rsid w:val="00C44AF8"/>
    <w:rPr>
      <w:sz w:val="20"/>
      <w:szCs w:val="20"/>
    </w:rPr>
  </w:style>
  <w:style w:type="paragraph" w:styleId="CommentSubject">
    <w:name w:val="annotation subject"/>
    <w:basedOn w:val="CommentText"/>
    <w:next w:val="CommentText"/>
    <w:link w:val="CommentSubjectChar"/>
    <w:uiPriority w:val="99"/>
    <w:semiHidden/>
    <w:unhideWhenUsed/>
    <w:rsid w:val="00C44AF8"/>
    <w:rPr>
      <w:b/>
      <w:bCs/>
    </w:rPr>
  </w:style>
  <w:style w:type="character" w:customStyle="1" w:styleId="CommentSubjectChar">
    <w:name w:val="Comment Subject Char"/>
    <w:basedOn w:val="CommentTextChar"/>
    <w:link w:val="CommentSubject"/>
    <w:uiPriority w:val="99"/>
    <w:semiHidden/>
    <w:rsid w:val="00C44AF8"/>
    <w:rPr>
      <w:b/>
      <w:bCs/>
      <w:sz w:val="20"/>
      <w:szCs w:val="20"/>
    </w:rPr>
  </w:style>
  <w:style w:type="paragraph" w:styleId="Revision">
    <w:name w:val="Revision"/>
    <w:hidden/>
    <w:uiPriority w:val="99"/>
    <w:semiHidden/>
    <w:rsid w:val="00665479"/>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microsoft.com/office/2011/relationships/people" Target="people.xml"/><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theme" Target="theme/theme1.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E9FB27D-4688-47BD-B57C-36E1B8BB5E71}"/>
      </w:docPartPr>
      <w:docPartBody>
        <w:p w:rsidR="008E311B" w:rsidRDefault="00A03261">
          <w:r w:rsidRPr="00F92B3B">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3261"/>
    <w:rsid w:val="00105F04"/>
    <w:rsid w:val="001522CB"/>
    <w:rsid w:val="00170972"/>
    <w:rsid w:val="001A302E"/>
    <w:rsid w:val="001D0D51"/>
    <w:rsid w:val="00317DF0"/>
    <w:rsid w:val="004B7DB8"/>
    <w:rsid w:val="00507D98"/>
    <w:rsid w:val="00652FA3"/>
    <w:rsid w:val="00833484"/>
    <w:rsid w:val="008558AC"/>
    <w:rsid w:val="008E311B"/>
    <w:rsid w:val="00A03261"/>
    <w:rsid w:val="00BD4801"/>
    <w:rsid w:val="00CD569C"/>
    <w:rsid w:val="00D17630"/>
    <w:rsid w:val="00E60C73"/>
    <w:rsid w:val="00EB605F"/>
    <w:rsid w:val="00EF0F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A03261"/>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31</Pages>
  <Words>11101</Words>
  <Characters>63276</Characters>
  <Application>Microsoft Office Word</Application>
  <DocSecurity>0</DocSecurity>
  <Lines>527</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Melinda Weaver</dc:creator>
  <cp:keywords/>
  <dc:description/>
  <cp:lastModifiedBy>Kyle Nessen</cp:lastModifiedBy>
  <cp:revision>14</cp:revision>
  <cp:lastPrinted>2024-09-25T21:42:00Z</cp:lastPrinted>
  <dcterms:created xsi:type="dcterms:W3CDTF">2026-10-27T00:43:00Z</dcterms:created>
  <dcterms:modified xsi:type="dcterms:W3CDTF">2026-10-27T04:57:00Z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fce4fd10-bd62-4512-8fc9-5f1b95d9b1a4</vt:lpwstr>
  </property>
</Properties>
</file>