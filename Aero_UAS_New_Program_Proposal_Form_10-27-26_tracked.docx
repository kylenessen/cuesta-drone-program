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665479">
      <w:pPr>
        <w:pStyle w:val="BodyText"/>
        <w:keepNext/>
        <w:keepLines/>
        <w:kinsoku w:val="0"/>
        <w:overflowPunct w:val="0"/>
        <w:spacing w:before="92"/>
        <w:rPr>
          <w:b/>
          <w:bCs/>
          <w:spacing w:val="-2"/>
        </w:rPr>
      </w:pPr>
      <w:r>
        <w:rPr>
          <w:b/>
          <w:bCs/>
        </w:rPr>
        <w:t>Program</w:t>
      </w:r>
      <w:r>
        <w:rPr>
          <w:b/>
          <w:bCs/>
          <w:spacing w:val="-5"/>
        </w:rPr>
        <w:t xml:space="preserve"> </w:t>
      </w:r>
      <w:r>
        <w:rPr>
          <w:b/>
          <w:bCs/>
          <w:spacing w:val="-2"/>
        </w:rPr>
        <w:t>Name/Title:</w:t>
      </w:r>
    </w:p>
    <w:p w14:paraId="174C260D" w14:textId="77777777" w:rsidR="001E3791" w:rsidRPr="009C4FEF" w:rsidRDefault="001E3791" w:rsidP="00665479">
      <w:pPr>
        <w:pStyle w:val="BodyText"/>
        <w:keepNext/>
        <w:keepLines/>
        <w:kinsoku w:val="0"/>
        <w:overflowPunct w:val="0"/>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del w:id="1061" w:author="Codex" w:date="2026-10-27T14:43:45Z">
            <w:r w:rsidRPr="00C44AF8">
              <w:delText xml:space="preserve">Drone Technology Program</w:delText>
            </w:r>
          </w:del>
          <w:ins w:id="1062" w:author="Codex" w:date="2026-10-27T14:43:45Z">
            <w:r w:rsidRPr="00C44AF8">
              <w:t xml:space="preserve">UAS Technology Program</w:t>
            </w:r>
          </w:ins>
        </w:p>
      </w:sdtContent>
    </w:sdt>
    <w:p w14:paraId="7AD9A390" w14:textId="77777777" w:rsidR="001E3791" w:rsidRPr="009C4FEF" w:rsidRDefault="001E3791" w:rsidP="00665479">
      <w:pPr>
        <w:pStyle w:val="BodyText"/>
        <w:keepNext/>
        <w:keepLines/>
        <w:kinsoku w:val="0"/>
        <w:overflowPunct w:val="0"/>
        <w:spacing w:before="92" w:after="240"/>
        <w:rPr>
          <w:b/>
          <w:bCs/>
          <w:spacing w:val="-2"/>
        </w:rPr>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6718BC4A" w:rsidR="001E3791" w:rsidRPr="009C4FEF" w:rsidRDefault="00FB08AB" w:rsidP="001E3791">
          <w:pPr>
            <w:pStyle w:val="BodyText"/>
            <w:kinsoku w:val="0"/>
            <w:overflowPunct w:val="0"/>
          </w:pPr>
          <w:r>
            <w:t>Skilled Trades / AERO</w:t>
          </w:r>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665479">
      <w:pPr>
        <w:pStyle w:val="BodyText"/>
        <w:keepNext/>
        <w:keepLines/>
        <w:kinsoku w:val="0"/>
        <w:overflowPunct w:val="0"/>
        <w:spacing w:before="92" w:after="240"/>
        <w:rPr>
          <w:b/>
          <w:bCs/>
          <w:spacing w:val="-2"/>
        </w:rPr>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665479">
      <w:pPr>
        <w:pStyle w:val="BodyText"/>
        <w:keepNext/>
        <w:keepLines/>
        <w:kinsoku w:val="0"/>
        <w:overflowPunct w:val="0"/>
        <w:spacing w:before="93" w:line="276" w:lineRule="exact"/>
        <w:rPr>
          <w:b/>
          <w:bCs/>
          <w:spacing w:val="-2"/>
        </w:rPr>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665479">
      <w:pPr>
        <w:pStyle w:val="BodyText"/>
        <w:keepNext/>
        <w:keepLines/>
        <w:kinsoku w:val="0"/>
        <w:overflowPunct w:val="0"/>
        <w:spacing w:before="278" w:after="240"/>
        <w:rPr>
          <w:i/>
          <w:iCs/>
          <w:spacing w:val="-2"/>
          <w:sz w:val="22"/>
          <w:szCs w:val="22"/>
        </w:rPr>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7A102700" w14:textId="77777777">
      <w:pPr>
        <w:spacing w:after="240"/>
        <w:rPr>
          <w:rFonts w:ascii="Arial" w:hAnsi="Arial" w:cs="Arial"/>
          <w:sz w:val="24"/>
          <w:szCs w:val="24"/>
          <w:ins w:id="1130" w:author="Codex" w:date="2026-10-27T14:43:45Z"/>
        </w:rPr>
      </w:pPr>
      <w:ins w:id="1131" w:author="Codex" w:date="2026-10-27T14:43:45Z">
        <w:r>
          <w:rPr>
            <w:rFonts w:ascii="Arial" w:hAnsi="Arial" w:cs="Arial"/>
            <w:sz w:val="24"/>
            <w:szCs w:val="24"/>
          </w:rPr>
          <w:t xml:space="preserve">The Skilled Trades Division proposes an Uncrewed Aircraft Systems (UAS) Technology Program. UAS, commonly called drones, are used across utilities, agriculture, public safety, mapping, and media, and this program prepares students to operate them professionally.</w:t>
        </w:r>
      </w:ins>
    </w:p>
    <w:p w14:paraId="59FDC9A6" w14:textId="1D316C6E"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063" w:author="Codex" w:date="2026-10-27T14:43:45Z">
        <w:r>
          <w:rPr>
            <w:rFonts w:ascii="Arial" w:hAnsi="Arial" w:cs="Arial"/>
            <w:b/>
            <w:bCs/>
            <w:sz w:val="24"/>
            <w:szCs w:val="24"/>
          </w:rPr>
          <w:delText xml:space="preserve">Drone Mapping</w:delText>
        </w:r>
      </w:del>
      <w:ins w:id="1064" w:author="Codex" w:date="2026-10-27T14:43:45Z">
        <w:r>
          <w:rPr>
            <w:rFonts w:ascii="Arial" w:hAnsi="Arial" w:cs="Arial"/>
            <w:b/>
            <w:bCs/>
            <w:sz w:val="24"/>
            <w:szCs w:val="24"/>
          </w:rPr>
          <w:t xml:space="preserve">UAS Mapping</w:t>
        </w:r>
      </w:ins>
      <w:r>
        <w:rPr>
          <w:rFonts w:ascii="Arial" w:hAnsi="Arial" w:cs="Arial"/>
          <w:b/>
          <w:bCs/>
          <w:sz w:val="24"/>
          <w:szCs w:val="24"/>
        </w:rPr>
        <w:t xml:space="preserve"> (9 units)</w:t>
      </w:r>
      <w:r>
        <w:rPr>
          <w:rFonts w:ascii="Arial" w:hAnsi="Arial" w:cs="Arial"/>
          <w:sz w:val="24"/>
          <w:szCs w:val="24"/>
        </w:rPr>
        <w:t xml:space="preserve"> This certificate prepares students to collect and process geospatial data using uncrewed aircraft systems (UAS), commonly called drones. Students pair foundational flight skills from AERO 100 with GIS instruction in </w:t>
      </w:r>
      <w:r>
        <w:rPr>
          <w:rFonts w:ascii="Arial" w:hAnsi="Arial" w:cs="Arial"/>
          <w:sz w:val="24"/>
          <w:szCs w:val="24"/>
        </w:rPr>
        <w:t>GEOL 230</w:t>
      </w:r>
      <w:r w:rsidR="00C44AF8">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p>
    <w:p w14:paraId="782DB925" w14:textId="77777777" w:rsidR="002B1E5A" w:rsidRDefault="002B1E5A">
      <w:pPr>
        <w:spacing w:after="0"/>
        <w:rPr>
          <w:rFonts w:ascii="Arial" w:hAnsi="Arial" w:cs="Arial"/>
          <w:sz w:val="24"/>
          <w:szCs w:val="24"/>
        </w:rPr>
      </w:pPr>
    </w:p>
    <w:p w14:paraId="0D24CA76" w14:textId="10CF13F8"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065" w:author="Codex" w:date="2026-10-27T14:43:45Z">
        <w:r>
          <w:rPr>
            <w:rFonts w:ascii="Arial" w:hAnsi="Arial" w:cs="Arial"/>
            <w:b/>
            <w:bCs/>
            <w:sz w:val="24"/>
            <w:szCs w:val="24"/>
          </w:rPr>
          <w:delText xml:space="preserve">Enterprise Drone Operations</w:delText>
        </w:r>
      </w:del>
      <w:ins w:id="1066" w:author="Codex" w:date="2026-10-27T14:43:45Z">
        <w:r>
          <w:rPr>
            <w:rFonts w:ascii="Arial" w:hAnsi="Arial" w:cs="Arial"/>
            <w:b/>
            <w:bCs/>
            <w:sz w:val="24"/>
            <w:szCs w:val="24"/>
          </w:rPr>
          <w:t xml:space="preserve">Enterprise UAS Operations</w:t>
        </w:r>
      </w:ins>
      <w:r>
        <w:rPr>
          <w:rFonts w:ascii="Arial" w:hAnsi="Arial" w:cs="Arial"/>
          <w:b/>
          <w:bCs/>
          <w:sz w:val="24"/>
          <w:szCs w:val="24"/>
        </w:rPr>
        <w:t xml:space="preserve"> (5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r>
        <w:rPr>
          <w:rFonts w:ascii="Arial" w:hAnsi="Arial" w:cs="Arial"/>
          <w:sz w:val="24"/>
          <w:szCs w:val="24"/>
        </w:rPr>
        <w:t>Safety instruction draws on FAA guidance to develop professional habits in mission planning, hazard identification, risk assessment, reporting, and evaluating whether safety measures are working.</w:t>
      </w:r>
      <w:r w:rsidR="00C44AF8">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Graduates will be prepared to join utility, infrastructure, public agency, and contract drone programs with a foundation in mission planning and professional safety practices.</w:t>
      </w:r>
    </w:p>
    <w:p w14:paraId="5777DAD2" w14:textId="77777777" w:rsidR="002B1E5A" w:rsidRDefault="002B1E5A">
      <w:pPr>
        <w:spacing w:after="0"/>
        <w:rPr>
          <w:rFonts w:ascii="Arial" w:hAnsi="Arial" w:cs="Arial"/>
          <w:sz w:val="24"/>
          <w:szCs w:val="24"/>
        </w:rPr>
      </w:pPr>
    </w:p>
    <w:p w14:paraId="2C128ED8" w14:textId="18488A34"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067" w:author="Codex" w:date="2026-10-27T14:43:45Z">
        <w:r>
          <w:rPr>
            <w:rFonts w:ascii="Arial" w:hAnsi="Arial" w:cs="Arial"/>
            <w:b/>
            <w:bCs/>
            <w:sz w:val="24"/>
            <w:szCs w:val="24"/>
          </w:rPr>
          <w:delText xml:space="preserve">Public Safety Drone Operations</w:delText>
        </w:r>
      </w:del>
      <w:ins w:id="1068" w:author="Codex" w:date="2026-10-27T14:43:45Z">
        <w:r>
          <w:rPr>
            <w:rFonts w:ascii="Arial" w:hAnsi="Arial" w:cs="Arial"/>
            <w:b/>
            <w:bCs/>
            <w:sz w:val="24"/>
            <w:szCs w:val="24"/>
          </w:rPr>
          <w:t xml:space="preserve">Public Safety UAS Operations</w:t>
        </w:r>
      </w:ins>
      <w:r>
        <w:rPr>
          <w:rFonts w:ascii="Arial" w:hAnsi="Arial" w:cs="Arial"/>
          <w:b/>
          <w:bCs/>
          <w:sz w:val="24"/>
          <w:szCs w:val="24"/>
        </w:rPr>
        <w:t xml:space="preserve"> (9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3F91A443"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069" w:author="Codex" w:date="2026-10-27T14:43:45Z">
        <w:r>
          <w:rPr>
            <w:rFonts w:ascii="Arial" w:hAnsi="Arial" w:cs="Arial"/>
            <w:b/>
            <w:bCs/>
            <w:sz w:val="24"/>
            <w:szCs w:val="24"/>
          </w:rPr>
          <w:delText xml:space="preserve">Agricultural Drone Applications</w:delText>
        </w:r>
      </w:del>
      <w:ins w:id="1070" w:author="Codex" w:date="2026-10-27T14:43:45Z">
        <w:r>
          <w:rPr>
            <w:rFonts w:ascii="Arial" w:hAnsi="Arial" w:cs="Arial"/>
            <w:b/>
            <w:bCs/>
            <w:sz w:val="24"/>
            <w:szCs w:val="24"/>
          </w:rPr>
          <w:t xml:space="preserve">Agricultural UAS Applications</w:t>
        </w:r>
      </w:ins>
      <w:r>
        <w:rPr>
          <w:rFonts w:ascii="Arial" w:hAnsi="Arial" w:cs="Arial"/>
          <w:b/>
          <w:bCs/>
          <w:sz w:val="24"/>
          <w:szCs w:val="24"/>
        </w:rPr>
        <w:t xml:space="preserve"> (9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27B83F85" w:rsidR="002B1E5A" w:rsidRDefault="00000000">
      <w:pPr>
        <w:spacing w:after="0"/>
        <w:rPr>
          <w:rFonts w:ascii="Arial" w:hAnsi="Arial" w:cs="Arial"/>
          <w:sz w:val="24"/>
          <w:szCs w:val="24"/>
        </w:rPr>
      </w:pPr>
      <w:r>
        <w:rPr>
          <w:rFonts w:ascii="Arial" w:hAnsi="Arial" w:cs="Arial"/>
          <w:b/>
          <w:bCs/>
          <w:sz w:val="24"/>
          <w:szCs w:val="24"/>
        </w:rPr>
        <w:t xml:space="preserve">Certificate of Specialization: </w:t>
      </w:r>
      <w:del w:id="1071" w:author="Codex" w:date="2026-10-27T14:43:45Z">
        <w:r>
          <w:rPr>
            <w:rFonts w:ascii="Arial" w:hAnsi="Arial" w:cs="Arial"/>
            <w:b/>
            <w:bCs/>
            <w:sz w:val="24"/>
            <w:szCs w:val="24"/>
          </w:rPr>
          <w:delText xml:space="preserve">Drone Media Production</w:delText>
        </w:r>
      </w:del>
      <w:ins w:id="1072" w:author="Codex" w:date="2026-10-27T14:43:45Z">
        <w:r>
          <w:rPr>
            <w:rFonts w:ascii="Arial" w:hAnsi="Arial" w:cs="Arial"/>
            <w:b/>
            <w:bCs/>
            <w:sz w:val="24"/>
            <w:szCs w:val="24"/>
          </w:rPr>
          <w:t xml:space="preserve">UAS Media Production</w:t>
        </w:r>
      </w:ins>
      <w:r>
        <w:rPr>
          <w:rFonts w:ascii="Arial" w:hAnsi="Arial" w:cs="Arial"/>
          <w:b/>
          <w:bCs/>
          <w:sz w:val="24"/>
          <w:szCs w:val="24"/>
        </w:rPr>
        <w:t xml:space="preserve"> (6 units)</w:t>
      </w:r>
      <w:r>
        <w:rPr>
          <w:rFonts w:ascii="Arial" w:hAnsi="Arial" w:cs="Arial"/>
          <w:sz w:val="24"/>
          <w:szCs w:val="24"/>
        </w:rPr>
        <w:t xml:space="preserve"> This interdisciplinary certificate pairs drone flight skills from AERO 100 with either </w:t>
      </w:r>
      <w:bookmarkStart w:id="4" w:name="OLE_LINK1"/>
      <w:r>
        <w:rPr>
          <w:rFonts w:ascii="Arial" w:hAnsi="Arial" w:cs="Arial"/>
          <w:sz w:val="24"/>
          <w:szCs w:val="24"/>
        </w:rPr>
        <w:t>ART 249A</w:t>
      </w:r>
      <w:bookmarkEnd w:id="4"/>
      <w:r>
        <w:rPr>
          <w:rFonts w:ascii="Arial" w:hAnsi="Arial" w:cs="Arial"/>
          <w:sz w:val="24"/>
          <w:szCs w:val="24"/>
        </w:rPr>
        <w:t>: Digital Photography I or FTVE 223</w:t>
      </w:r>
      <w:r w:rsidR="00BC2D3B">
        <w:rPr>
          <w:rFonts w:ascii="Arial" w:hAnsi="Arial" w:cs="Arial"/>
          <w:sz w:val="24"/>
          <w:szCs w:val="24"/>
        </w:rPr>
        <w:t>: Introduction to Motion Picture and TV Production</w:t>
      </w:r>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4BC4374C" w:rsidR="002B1E5A" w:rsidRDefault="00000000">
      <w:pPr>
        <w:spacing w:after="0"/>
        <w:rPr>
          <w:rFonts w:ascii="Arial" w:hAnsi="Arial" w:cs="Arial"/>
          <w:sz w:val="24"/>
          <w:szCs w:val="24"/>
        </w:rPr>
      </w:pPr>
      <w:del w:id="1073" w:author="Codex" w:date="2026-10-27T14:43:45Z">
        <w:r>
          <w:rPr>
            <w:rFonts w:ascii="Arial" w:hAnsi="Arial" w:cs="Arial"/>
            <w:b/>
            <w:bCs/>
            <w:sz w:val="24"/>
            <w:szCs w:val="24"/>
          </w:rPr>
          <w:delText xml:space="preserve">Certificate of Achievement: Drone Technology</w:delText>
        </w:r>
      </w:del>
      <w:ins w:id="1074" w:author="Codex" w:date="2026-10-27T14:43:45Z">
        <w:r>
          <w:rPr>
            <w:rFonts w:ascii="Arial" w:hAnsi="Arial" w:cs="Arial"/>
            <w:b/>
            <w:bCs/>
            <w:sz w:val="24"/>
            <w:szCs w:val="24"/>
          </w:rPr>
          <w:t xml:space="preserve">Certificate of Achievement: UAS Technology</w:t>
        </w:r>
      </w:ins>
      <w:r>
        <w:rPr>
          <w:rFonts w:ascii="Arial" w:hAnsi="Arial" w:cs="Arial"/>
          <w:b/>
          <w:bCs/>
          <w:sz w:val="24"/>
          <w:szCs w:val="24"/>
        </w:rPr>
        <w:t xml:space="preserve"> (minimum 16 units)</w:t>
      </w:r>
      <w:r>
        <w:rPr>
          <w:rFonts w:ascii="Arial" w:hAnsi="Arial" w:cs="Arial"/>
          <w:sz w:val="24"/>
          <w:szCs w:val="24"/>
        </w:rPr>
        <w:t xml:space="preserve"> The Certificate of Achievement is the program’s comprehensive credential. Every student completes the same 5 unit core, AERO 100 and AERO 151, which establishes the flight, regulatory, and safety management foundation employers identified as essential. Students then select one applied AERO elective (AERO 161, 162, or 163) and a minimum of 8 units of supporting coursework from </w:t>
      </w:r>
      <w:r>
        <w:rPr>
          <w:rFonts w:ascii="Arial" w:hAnsi="Arial" w:cs="Arial"/>
          <w:sz w:val="24"/>
          <w:szCs w:val="24"/>
        </w:rPr>
        <w:t>Geology</w:t>
      </w:r>
      <w:r w:rsidR="00BC2D3B">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Agriculture, Art, Film and Television, and Criminal Justice. This lets students build the certificate around a career direction or combine disciplines, and coursework from each Certificate of Specialization can count toward it.</w:t>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AC4522">
      <w:pPr>
        <w:pStyle w:val="BodyText"/>
        <w:keepNext/>
        <w:keepLines/>
        <w:kinsoku w:val="0"/>
        <w:overflowPunct w:val="0"/>
        <w:spacing w:before="93" w:after="240"/>
        <w:ind w:right="148"/>
        <w:rPr>
          <w:i/>
          <w:iCs/>
          <w:sz w:val="22"/>
          <w:szCs w:val="22"/>
        </w:rPr>
      </w:pPr>
      <w:r>
        <w:rPr>
          <w:b/>
          <w:bCs/>
        </w:rPr>
        <w:lastRenderedPageBreak/>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Explain how 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504E410C" w:rsidR="00FB08AB" w:rsidRDefault="00FB08AB" w:rsidP="00FB08AB">
          <w:pPr>
            <w:spacing w:after="0"/>
            <w:rPr>
              <w:rFonts w:ascii="Arial" w:hAnsi="Arial" w:cs="Arial"/>
              <w:sz w:val="24"/>
              <w:szCs w:val="24"/>
            </w:rPr>
          </w:pPr>
          <w:r>
            <w:rPr>
              <w:rFonts w:ascii="Arial" w:hAnsi="Arial" w:cs="Arial"/>
              <w:sz w:val="24"/>
              <w:szCs w:val="24"/>
            </w:rPr>
            <w:t>Program leads consulted industry advisors in utility operations, emergency services, and environmental consulting. Their feedback supports training that combines flight proficiency with reliable data collection, regulatory knowledge, and professional safety practices. Agriculture faculty and regional contacts are helping refine the agricultural pathway.</w:t>
          </w:r>
        </w:p>
        <w:p w14:paraId="3E0961AE" w14:textId="77777777" w:rsidR="0072445B" w:rsidRDefault="0072445B" w:rsidP="00FB08AB">
          <w:pPr>
            <w:spacing w:after="0"/>
            <w:rPr>
              <w:rFonts w:ascii="Arial" w:hAnsi="Arial" w:cs="Arial"/>
              <w:sz w:val="24"/>
              <w:szCs w:val="24"/>
            </w:rPr>
          </w:pPr>
        </w:p>
        <w:p w14:paraId="08F52B7A" w14:textId="51971DB8" w:rsidR="00FB08AB" w:rsidRDefault="0072445B" w:rsidP="00FB08AB">
          <w:pPr>
            <w:spacing w:after="0"/>
            <w:rPr>
              <w:rFonts w:ascii="Arial" w:hAnsi="Arial" w:cs="Arial"/>
              <w:sz w:val="24"/>
              <w:szCs w:val="24"/>
            </w:rPr>
          </w:pPr>
          <w:r>
            <w:rPr>
              <w:rFonts w:ascii="Arial" w:hAnsi="Arial" w:cs="Arial"/>
              <w:sz w:val="24"/>
              <w:szCs w:val="24"/>
            </w:rPr>
            <w:t>The proposed drone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r>
            <w:rPr>
              <w:rStyle w:val="CommentReference"/>
              <w:rFonts w:ascii="Arial" w:hAnsi="Arial" w:cs="Arial"/>
              <w:sz w:val="24"/>
              <w:szCs w:val="24"/>
            </w:rPr>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4C57CCF6" w:rsidR="00FB08AB" w:rsidRPr="005F71BC" w:rsidRDefault="00FB08AB" w:rsidP="00FB08AB">
          <w:pPr>
            <w:spacing w:after="0"/>
            <w:rPr>
              <w:rFonts w:ascii="Arial" w:hAnsi="Arial" w:cs="Arial"/>
              <w:sz w:val="24"/>
              <w:szCs w:val="24"/>
            </w:rPr>
          </w:pPr>
          <w:r>
            <w:rPr>
              <w:rFonts w:ascii="Arial" w:hAnsi="Arial" w:cs="Arial"/>
              <w:sz w:val="24"/>
              <w:szCs w:val="24"/>
            </w:rPr>
            <w:t>Samuel Ericksen, then UAS Coordinator at the California Governor's Office of Emergency Services (Cal OES), identified the availability of trained operators as a constraint on program growth. He explained that "finding or training pilots to the point they can fly and do their job well is a limiting factor in the forward movement of drone programs". His feedback supports a local training pathway that prepares students to contribute to established drone programs.</w:t>
          </w:r>
          <w:r w:rsidRPr="005F71BC">
            <w:rPr>
              <w:rStyle w:val="CommentReference"/>
              <w:rFonts w:ascii="Arial" w:hAnsi="Arial" w:cs="Arial"/>
              <w:sz w:val="24"/>
              <w:szCs w:val="24"/>
            </w:rPr>
          </w:r>
        </w:p>
        <w:p w14:paraId="74A26642" w14:textId="77777777" w:rsidR="00FB08AB" w:rsidRPr="005F71BC" w:rsidRDefault="00FB08AB" w:rsidP="00FB08AB">
          <w:pPr>
            <w:spacing w:after="0"/>
            <w:rPr>
              <w:rFonts w:ascii="Arial" w:hAnsi="Arial" w:cs="Arial"/>
              <w:sz w:val="24"/>
              <w:szCs w:val="24"/>
            </w:rPr>
          </w:pPr>
        </w:p>
        <w:p w14:paraId="1539F674" w14:textId="56834846" w:rsidR="00FB08AB" w:rsidRPr="005F71BC" w:rsidRDefault="00FB08AB" w:rsidP="00FB08AB">
          <w:pPr>
            <w:spacing w:after="0"/>
            <w:rPr>
              <w:rFonts w:ascii="Arial" w:hAnsi="Arial" w:cs="Arial"/>
              <w:sz w:val="24"/>
              <w:szCs w:val="24"/>
            </w:rPr>
          </w:pPr>
          <w:r>
            <w:rPr>
              <w:rFonts w:ascii="Arial" w:hAnsi="Arial" w:cs="Arial"/>
              <w:sz w:val="24"/>
              <w:szCs w:val="24"/>
            </w:rPr>
            <w:t>Ericksen also identified value in the mapping specialization for roles within his agency.</w:t>
          </w:r>
          <w:r w:rsidR="00BC2D3B" w:rsidRPr="005F71BC">
            <w:rPr>
              <w:rStyle w:val="CommentReference"/>
              <w:rFonts w:ascii="Arial" w:hAnsi="Arial" w:cs="Arial"/>
              <w:sz w:val="24"/>
              <w:szCs w:val="24"/>
            </w:rPr>
          </w:r>
        </w:p>
        <w:p w14:paraId="6BB07902" w14:textId="77777777" w:rsidR="00FB08AB" w:rsidRPr="005F71BC" w:rsidRDefault="00FB08AB" w:rsidP="00FB08AB">
          <w:pPr>
            <w:spacing w:after="0"/>
            <w:rPr>
              <w:rFonts w:ascii="Arial" w:hAnsi="Arial" w:cs="Arial"/>
              <w:sz w:val="24"/>
              <w:szCs w:val="24"/>
            </w:rPr>
          </w:pPr>
        </w:p>
        <w:p w14:paraId="6C1F3CC2" w14:textId="0A77C35D" w:rsidR="00FB08AB" w:rsidRPr="005F71BC" w:rsidRDefault="00FB08AB" w:rsidP="00FB08AB">
          <w:pPr>
            <w:spacing w:after="0"/>
            <w:rPr>
              <w:rFonts w:ascii="Arial" w:hAnsi="Arial" w:cs="Arial"/>
              <w:sz w:val="24"/>
              <w:szCs w:val="24"/>
            </w:rPr>
          </w:pPr>
          <w:r>
            <w:rPr>
              <w:rFonts w:ascii="Arial" w:hAnsi="Arial" w:cs="Arial"/>
              <w:sz w:val="24"/>
              <w:szCs w:val="24"/>
            </w:rPr>
            <w:t xml:space="preserve">Sullivan France, GIS Specialist at </w:t>
          </w:r>
          <w:r w:rsidR="00BC2D3B">
            <w:rPr>
              <w:rFonts w:ascii="Arial" w:hAnsi="Arial" w:cs="Arial"/>
              <w:sz w:val="24"/>
              <w:szCs w:val="24"/>
            </w:rPr>
            <w:t>Althouse and Meade, Inc.</w:t>
          </w:r>
          <w:r>
            <w:rPr>
              <w:rFonts w:ascii="Arial" w:hAnsi="Arial" w:cs="Arial"/>
              <w:sz w:val="24"/>
              <w:szCs w:val="24"/>
            </w:rPr>
            <w:t>, supported the combination of drone mapping and GIS skills for</w:t>
          </w:r>
          <w:r w:rsidR="00BC2D3B">
            <w:rPr>
              <w:rFonts w:ascii="Arial" w:hAnsi="Arial" w:cs="Arial"/>
              <w:sz w:val="24"/>
              <w:szCs w:val="24"/>
            </w:rPr>
            <w:t xml:space="preserve"> environmental consulting. He noted</w:t>
          </w:r>
          <w:r w:rsidR="0089776B">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 xml:space="preserve"> that graduates with this preparation would "be useful to us right out of the gate".</w:t>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AC4522">
          <w:pPr>
            <w:keepNext/>
            <w:keepLines/>
            <w:spacing w:after="0"/>
            <w:rPr>
              <w:rFonts w:ascii="Arial" w:hAnsi="Arial" w:cs="Arial"/>
              <w:i/>
              <w:iCs/>
              <w:sz w:val="24"/>
              <w:szCs w:val="24"/>
            </w:rPr>
          </w:pPr>
          <w:r>
            <w:rPr>
              <w:rFonts w:ascii="Arial" w:hAnsi="Arial" w:cs="Arial"/>
              <w:i/>
              <w:iCs/>
              <w:sz w:val="24"/>
              <w:szCs w:val="24"/>
            </w:rPr>
            <w:t>Agriculture Sector Advisory Input and Market Demand</w:t>
          </w:r>
        </w:p>
        <w:p w14:paraId="56738AE9" w14:textId="0EE0D3E5" w:rsidR="006334B7" w:rsidRDefault="006334B7" w:rsidP="006334B7">
          <w:pPr>
            <w:spacing w:after="0"/>
            <w:rPr>
              <w:rFonts w:ascii="Arial" w:hAnsi="Arial" w:cs="Arial"/>
              <w:sz w:val="24"/>
              <w:szCs w:val="24"/>
            </w:rPr>
          </w:pPr>
          <w:r>
            <w:rPr>
              <w:rFonts w:ascii="Arial" w:hAnsi="Arial" w:cs="Arial"/>
              <w:sz w:val="24"/>
              <w:szCs w:val="24"/>
            </w:rPr>
            <w:t>The agriculture pathway connects drone instruction with crop monitoring, multispectral imaging, irrigation assessment, agricultural mapping, and spray operations. Regional advisory input will help identify which applications and skills are most useful to Central Coast employers.</w:t>
          </w:r>
        </w:p>
        <w:p w14:paraId="29A4E1FD" w14:textId="77777777" w:rsidR="006334B7" w:rsidRPr="006334B7" w:rsidRDefault="006334B7" w:rsidP="006334B7">
          <w:pPr>
            <w:spacing w:after="0"/>
            <w:rPr>
              <w:rFonts w:ascii="Arial" w:hAnsi="Arial" w:cs="Arial"/>
              <w:sz w:val="24"/>
              <w:szCs w:val="24"/>
            </w:rPr>
          </w:pPr>
        </w:p>
        <w:p w14:paraId="357E7C7B" w14:textId="081E27FE" w:rsidR="002B1E5A" w:rsidRDefault="00000000">
          <w:pPr>
            <w:spacing w:after="0"/>
            <w:rPr>
              <w:rFonts w:ascii="Arial" w:hAnsi="Arial" w:cs="Arial"/>
              <w:sz w:val="24"/>
              <w:szCs w:val="24"/>
            </w:rPr>
          </w:pPr>
          <w:r>
            <w:rPr>
              <w:rFonts w:ascii="Arial" w:hAnsi="Arial" w:cs="Arial"/>
              <w:sz w:val="24"/>
              <w:szCs w:val="24"/>
            </w:rPr>
            <w:lastRenderedPageBreak/>
            <w:t>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agriculture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1CDB5FE0" w:rsidR="002B1E5A" w:rsidRDefault="00000000">
          <w:pPr>
            <w:spacing w:after="0"/>
            <w:rPr>
              <w:rFonts w:ascii="Arial" w:hAnsi="Arial" w:cs="Arial"/>
              <w:sz w:val="24"/>
              <w:szCs w:val="24"/>
            </w:rPr>
          </w:pPr>
          <w:r>
            <w:rPr>
              <w:rFonts w:ascii="Arial" w:hAnsi="Arial" w:cs="Arial"/>
              <w:sz w:val="24"/>
              <w:szCs w:val="24"/>
            </w:rPr>
            <w:t xml:space="preserve">Because the </w:t>
          </w:r>
          <w:del w:id="1075" w:author="Codex" w:date="2026-10-27T14:43:45Z">
            <w:r>
              <w:rPr>
                <w:rFonts w:ascii="Arial" w:hAnsi="Arial" w:cs="Arial"/>
                <w:sz w:val="24"/>
                <w:szCs w:val="24"/>
              </w:rPr>
              <w:delText xml:space="preserve">Agricultural Drone Applications</w:delText>
            </w:r>
          </w:del>
          <w:ins w:id="1076" w:author="Codex" w:date="2026-10-27T14:43:45Z">
            <w:r>
              <w:rPr>
                <w:rFonts w:ascii="Arial" w:hAnsi="Arial" w:cs="Arial"/>
                <w:sz w:val="24"/>
                <w:szCs w:val="24"/>
              </w:rPr>
              <w:t xml:space="preserve">Agricultural UAS Applications</w:t>
            </w:r>
          </w:ins>
          <w:r>
            <w:rPr>
              <w:rFonts w:ascii="Arial" w:hAnsi="Arial" w:cs="Arial"/>
              <w:sz w:val="24"/>
              <w:szCs w:val="24"/>
            </w:rPr>
            <w:t xml:space="preserve"> certificate </w:t>
          </w:r>
          <w:r w:rsidR="00AC4522">
            <w:rPr>
              <w:rStyle w:val="CommentReference"/>
              <w:rFonts w:ascii="Arial" w:hAnsi="Arial" w:cs="Arial"/>
              <w:sz w:val="24"/>
              <w:szCs w:val="24"/>
            </w:rPr>
          </w:r>
          <w:r>
            <w:rPr>
              <w:rStyle w:val="CommentReference"/>
              <w:rFonts w:ascii="Arial" w:hAnsi="Arial" w:cs="Arial"/>
              <w:sz w:val="24"/>
              <w:szCs w:val="24"/>
            </w:rPr>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This approach allows the program to proceed with a documented advisory-development plan while also ensuring that the agriculture certificate and AERO 162 are refined through direct 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rsidP="00AC4522">
          <w:pPr>
            <w:keepNext/>
            <w:keepLines/>
            <w:spacing w:after="0"/>
            <w:rPr>
              <w:rFonts w:ascii="Arial" w:hAnsi="Arial" w:cs="Arial"/>
              <w:i/>
              <w:iCs/>
              <w:sz w:val="24"/>
              <w:szCs w:val="24"/>
            </w:rPr>
          </w:pPr>
          <w:r>
            <w:rPr>
              <w:rFonts w:ascii="Arial" w:hAnsi="Arial" w:cs="Arial"/>
              <w:i/>
              <w:iCs/>
              <w:sz w:val="24"/>
              <w:szCs w:val="24"/>
            </w:rPr>
            <w:t>Industry Alignment of the Consolidated Program Structure</w:t>
          </w:r>
        </w:p>
        <w:p w14:paraId="6023B841" w14:textId="3261067B" w:rsidR="002B1E5A" w:rsidRDefault="00000000">
          <w:pPr>
            <w:spacing w:after="0"/>
            <w:rPr>
              <w:rFonts w:ascii="Arial" w:hAnsi="Arial" w:cs="Arial"/>
              <w:sz w:val="24"/>
              <w:szCs w:val="24"/>
            </w:rPr>
          </w:pPr>
          <w:r>
            <w:rPr>
              <w:rFonts w:ascii="Arial" w:hAnsi="Arial" w:cs="Arial"/>
              <w:sz w:val="24"/>
              <w:szCs w:val="24"/>
            </w:rPr>
            <w:t>Since College Council reviewed this proposal in May 2026, program leads have continued meeting with industry advisory partners, agency users, and the Agriculture Division to test the certificate structure against how drone programs actually operate. Those conversations helped refine the course offerings and consolidate related applications. The proposal now includes four new scheduled</w:t>
          </w:r>
          <w:r>
            <w:rPr>
              <w:rFonts w:ascii="Arial" w:hAnsi="Arial" w:cs="Arial"/>
              <w:sz w:val="24"/>
              <w:szCs w:val="24"/>
            </w:rPr>
            <w:t xml:space="preserve"> AERO courses, reduced from eight, and six credentials, reduced from seven. This structure brings related skills together and reflects the practical needs described by advisory partners.</w:t>
          </w:r>
          <w:r w:rsidR="0089776B">
            <w:rPr>
              <w:rStyle w:val="CommentReference"/>
              <w:rFonts w:ascii="Arial" w:hAnsi="Arial" w:cs="Arial"/>
              <w:sz w:val="24"/>
              <w:szCs w:val="24"/>
            </w:rPr>
          </w:r>
          <w:r>
            <w:rPr>
              <w:rStyle w:val="CommentReference"/>
              <w:rFonts w:ascii="Arial" w:hAnsi="Arial" w:cs="Arial"/>
              <w:sz w:val="24"/>
              <w:szCs w:val="24"/>
            </w:rPr>
          </w:r>
        </w:p>
        <w:p w14:paraId="5560712D" w14:textId="77777777" w:rsidR="002B1E5A" w:rsidRDefault="002B1E5A">
          <w:pPr>
            <w:spacing w:after="0"/>
            <w:rPr>
              <w:rFonts w:ascii="Arial" w:hAnsi="Arial" w:cs="Arial"/>
              <w:sz w:val="24"/>
              <w:szCs w:val="24"/>
            </w:rPr>
          </w:pPr>
        </w:p>
        <w:p w14:paraId="6FE2A3D6" w14:textId="2CB74C46" w:rsidR="002B1E5A" w:rsidRDefault="00000000">
          <w:pPr>
            <w:spacing w:after="0"/>
            <w:rPr>
              <w:rFonts w:ascii="Arial" w:hAnsi="Arial" w:cs="Arial"/>
              <w:sz w:val="24"/>
              <w:szCs w:val="24"/>
            </w:rPr>
          </w:pPr>
          <w:r>
            <w:rPr>
              <w:rFonts w:ascii="Arial" w:hAnsi="Arial" w:cs="Arial"/>
              <w:sz w:val="24"/>
              <w:szCs w:val="24"/>
            </w:rPr>
            <w:t xml:space="preserve">Utility and infrastructure discussions, including input from PG&amp;E, helped clarify the role of drones in inspection work. Advisors described detailed thermographic inspection performed from crewed aircraft and emphasized the importance of competent flight operations and clear color photography in drone work. Students need practice with camera settings, composition, and image quality, alongside mission planning, regulatory compliance, and organizational safety procedures. These priorities inform the </w:t>
          </w:r>
          <w:del w:id="1077" w:author="Codex" w:date="2026-10-27T14:43:45Z">
            <w:r>
              <w:rPr>
                <w:rFonts w:ascii="Arial" w:hAnsi="Arial" w:cs="Arial"/>
                <w:sz w:val="24"/>
                <w:szCs w:val="24"/>
              </w:rPr>
              <w:delText xml:space="preserve">Enterprise Drone Operations</w:delText>
            </w:r>
          </w:del>
          <w:ins w:id="1078" w:author="Codex" w:date="2026-10-27T14:43:45Z">
            <w:r>
              <w:rPr>
                <w:rFonts w:ascii="Arial" w:hAnsi="Arial" w:cs="Arial"/>
                <w:sz w:val="24"/>
                <w:szCs w:val="24"/>
              </w:rPr>
              <w:t xml:space="preserve">Enterprise UAS Operations</w:t>
            </w:r>
          </w:ins>
          <w:r>
            <w:rPr>
              <w:rFonts w:ascii="Arial" w:hAnsi="Arial" w:cs="Arial"/>
              <w:sz w:val="24"/>
              <w:szCs w:val="24"/>
            </w:rPr>
            <w:t xml:space="preserve"> certificate, AERO 151, and imaging instruction across the program.</w:t>
          </w:r>
        </w:p>
        <w:p w14:paraId="64B4366F" w14:textId="77777777" w:rsidR="002B1E5A" w:rsidRDefault="002B1E5A">
          <w:pPr>
            <w:spacing w:after="0"/>
            <w:rPr>
              <w:rFonts w:ascii="Arial" w:hAnsi="Arial" w:cs="Arial"/>
              <w:sz w:val="24"/>
              <w:szCs w:val="24"/>
            </w:rPr>
          </w:pPr>
        </w:p>
        <w:p w14:paraId="41DA51E3" w14:textId="77777777" w:rsidR="002B1E5A" w:rsidRDefault="002B1E5A">
          <w:pPr>
            <w:spacing w:after="0"/>
            <w:rPr>
              <w:rFonts w:ascii="Arial" w:hAnsi="Arial" w:cs="Arial"/>
              <w:sz w:val="24"/>
              <w:szCs w:val="24"/>
            </w:rPr>
          </w:pPr>
        </w:p>
        <w:p w14:paraId="6F845664" w14:textId="6A0D5DA2" w:rsidR="002B1E5A" w:rsidRDefault="00000000">
          <w:pPr>
            <w:spacing w:after="0"/>
            <w:rPr>
              <w:rFonts w:ascii="Arial" w:hAnsi="Arial" w:cs="Arial"/>
              <w:sz w:val="24"/>
              <w:szCs w:val="24"/>
            </w:rPr>
          </w:pPr>
          <w:r>
            <w:rPr>
              <w:rFonts w:ascii="Arial" w:hAnsi="Arial" w:cs="Arial"/>
              <w:sz w:val="24"/>
              <w:szCs w:val="24"/>
            </w:rPr>
            <w:t>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Its safety instruction draws on FAA principles for identifying hazards, managing risk, and reviewing operational decisions. Because AERO 151 sits in the core of the Certificate of Achievement, every student completing that certificate develops this foundation, regardless of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rsidP="00AC4522">
          <w:pPr>
            <w:keepNext/>
            <w:keepLines/>
            <w:spacing w:after="0"/>
            <w:rPr>
              <w:rFonts w:ascii="Arial" w:hAnsi="Arial" w:cs="Arial"/>
              <w:sz w:val="24"/>
              <w:szCs w:val="24"/>
            </w:rPr>
          </w:pPr>
          <w:r>
            <w:rPr>
              <w:rFonts w:ascii="Arial" w:hAnsi="Arial" w:cs="Arial"/>
              <w:sz w:val="24"/>
              <w:szCs w:val="24"/>
            </w:rPr>
            <w:t>The applied courses remain aligned with the specific needs advisory partners identified:</w:t>
          </w:r>
        </w:p>
        <w:p w14:paraId="0005C1E1" w14:textId="117C35DD"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identified mapping skills as useful to his agency, and Sullivan France emphasized the value of combining drone mapping with a solid GIS foundation. AERO 161 teaches the complete mapping process, including GNSS, ground control, and accuracy verification, to prepare usable data for GIS, environmental consulting, and public works applications.</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63E6D4EB" w:rsidR="002B1E5A" w:rsidRDefault="00000000">
          <w:pPr>
            <w:spacing w:after="0"/>
            <w:rPr>
              <w:rFonts w:ascii="Arial" w:hAnsi="Arial" w:cs="Arial"/>
              <w:sz w:val="24"/>
              <w:szCs w:val="24"/>
            </w:rPr>
          </w:pPr>
          <w:r>
            <w:rPr>
              <w:rFonts w:ascii="Arial" w:hAnsi="Arial" w:cs="Arial"/>
              <w:sz w:val="24"/>
              <w:szCs w:val="24"/>
            </w:rPr>
            <w:t>Consolidating the scheduled courses can reduce curriculum development and staffing demands while concentrating enrollment in fewer sections. Every certificate begins with the currently approved AERO 100, and coursework from each Certificate of Specialization can count toward the Certificate of Achievement.</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AC4522">
      <w:pPr>
        <w:pStyle w:val="BodyText"/>
        <w:keepNext/>
        <w:keepLines/>
        <w:kinsoku w:val="0"/>
        <w:overflowPunct w:val="0"/>
        <w:spacing w:before="92" w:after="240"/>
        <w:ind w:right="80"/>
        <w:rPr>
          <w:i/>
          <w:iCs/>
        </w:rPr>
      </w:pPr>
      <w:r>
        <w:rPr>
          <w:b/>
          <w:bCs/>
        </w:rPr>
        <w:lastRenderedPageBreak/>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1317022F"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drone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AC4522">
          <w:pPr>
            <w:keepNext/>
            <w:keepLines/>
            <w:spacing w:after="0"/>
            <w:rPr>
              <w:rFonts w:ascii="Arial" w:hAnsi="Arial" w:cs="Arial"/>
              <w:sz w:val="24"/>
              <w:szCs w:val="24"/>
            </w:rPr>
          </w:pPr>
          <w:r>
            <w:rPr>
              <w:rFonts w:ascii="Arial" w:hAnsi="Arial" w:cs="Arial"/>
              <w:b/>
              <w:bCs/>
              <w:sz w:val="24"/>
              <w:szCs w:val="24"/>
            </w:rPr>
            <w:t>Equity and Access Benefits Through Dual Enrollment</w:t>
          </w:r>
        </w:p>
        <w:p w14:paraId="4AFEE3D8" w14:textId="466C2281" w:rsidR="0055461F" w:rsidRDefault="0055461F" w:rsidP="0055461F">
          <w:pPr>
            <w:spacing w:after="0"/>
            <w:rPr>
              <w:rFonts w:ascii="Arial" w:hAnsi="Arial" w:cs="Arial"/>
              <w:sz w:val="24"/>
              <w:szCs w:val="24"/>
            </w:rPr>
          </w:pPr>
          <w:r>
            <w:rPr>
              <w:rFonts w:ascii="Arial" w:hAnsi="Arial" w:cs="Arial"/>
              <w:sz w:val="24"/>
              <w:szCs w:val="24"/>
            </w:rPr>
            <w:t>The proposed drone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r>
            <w:rPr>
              <w:rFonts w:ascii="Arial" w:hAnsi="Arial" w:cs="Arial"/>
              <w:sz w:val="24"/>
              <w:szCs w:val="24"/>
            </w:rPr>
            <w:t xml:space="preserve">The equity and access benefit is especially important because the proposed high school partners serve substantial populations of socioeconomically disadvantaged and other equity-impacted students. Current California School Dashboard data identifies approximately 59.8% </w:t>
          </w:r>
          <w:r>
            <w:rPr>
              <w:rFonts w:ascii="Arial" w:hAnsi="Arial" w:cs="Arial"/>
              <w:sz w:val="24"/>
              <w:szCs w:val="24"/>
            </w:rPr>
            <w:lastRenderedPageBreak/>
            <w:t>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5961BE77" w:rsidR="002B1E5A" w:rsidRDefault="00000000">
          <w:pPr>
            <w:spacing w:after="0"/>
            <w:rPr>
              <w:rFonts w:ascii="Arial" w:hAnsi="Arial" w:cs="Arial"/>
              <w:sz w:val="24"/>
              <w:szCs w:val="24"/>
            </w:rPr>
          </w:pPr>
          <w:r>
            <w:rPr>
              <w:rFonts w:ascii="Arial" w:hAnsi="Arial" w:cs="Arial"/>
              <w:sz w:val="24"/>
              <w:szCs w:val="24"/>
            </w:rPr>
            <w:t xml:space="preserve">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w:t>
          </w:r>
          <w:del w:id="1079" w:author="Codex" w:date="2026-10-27T14:43:45Z">
            <w:r>
              <w:rPr>
                <w:rFonts w:ascii="Arial" w:hAnsi="Arial" w:cs="Arial"/>
                <w:sz w:val="24"/>
                <w:szCs w:val="24"/>
              </w:rPr>
              <w:delText xml:space="preserve">Agricultural Drone Applications</w:delText>
            </w:r>
          </w:del>
          <w:ins w:id="1080" w:author="Codex" w:date="2026-10-27T14:43:45Z">
            <w:r>
              <w:rPr>
                <w:rFonts w:ascii="Arial" w:hAnsi="Arial" w:cs="Arial"/>
                <w:sz w:val="24"/>
                <w:szCs w:val="24"/>
              </w:rPr>
              <w:t xml:space="preserve">Agricultural UAS Applications</w:t>
            </w:r>
          </w:ins>
          <w:r>
            <w:rPr>
              <w:rFonts w:ascii="Arial" w:hAnsi="Arial" w:cs="Arial"/>
              <w:sz w:val="24"/>
              <w:szCs w:val="24"/>
            </w:rPr>
            <w:t xml:space="preserve">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52E3B96C" w:rsidR="00FB08AB" w:rsidRPr="005F71BC" w:rsidRDefault="00FB08AB" w:rsidP="00FB08AB">
          <w:pPr>
            <w:spacing w:after="0"/>
            <w:rPr>
              <w:rFonts w:ascii="Arial" w:hAnsi="Arial" w:cs="Arial"/>
              <w:sz w:val="24"/>
              <w:szCs w:val="24"/>
            </w:rPr>
          </w:pPr>
          <w:r>
            <w:rPr>
              <w:rFonts w:ascii="Arial" w:hAnsi="Arial" w:cs="Arial"/>
              <w:b/>
              <w:bCs/>
              <w:sz w:val="24"/>
              <w:szCs w:val="24"/>
            </w:rPr>
            <w:lastRenderedPageBreak/>
            <w:t>(b) Evidence of Workforce, Labor Market, or Student Demand</w:t>
          </w:r>
          <w:r>
            <w:rPr>
              <w:rFonts w:ascii="Arial" w:hAnsi="Arial" w:cs="Arial"/>
              <w:sz w:val="24"/>
              <w:szCs w:val="24"/>
            </w:rPr>
            <w:t xml:space="preserve"> The proposal draws on market projections and advisory input to identify potential employment areas. The figures below describe broader markets and occupational ranges:</w:t>
          </w:r>
        </w:p>
        <w:p w14:paraId="337657B2" w14:textId="77777777"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r w:rsidR="00AC4522" w:rsidRPr="005F71BC">
            <w:rPr>
              <w:rStyle w:val="CommentReference"/>
              <w:rFonts w:ascii="Arial" w:hAnsi="Arial" w:cs="Arial"/>
              <w:sz w:val="24"/>
              <w:szCs w:val="24"/>
            </w:rPr>
          </w:r>
        </w:p>
        <w:p w14:paraId="5E0F1EE1" w14:textId="1CE89614"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are a relevant regional employment area. PG&amp;E deploys over 80 drone pilots daily across California and logged over 300,000 inspections in 2024 alone. Advisory input from PG&amp;E described detailed thermographic inspection performed from crewed aircraft and emphasized flight proficiency and clear color photography for drone work. Operators also need mission planning, regulatory knowledge, and professional safety practices. That finding shaped the </w:t>
          </w:r>
          <w:del w:id="1081" w:author="Codex" w:date="2026-10-27T14:43:45Z">
            <w:r>
              <w:rPr>
                <w:rFonts w:ascii="Arial" w:hAnsi="Arial" w:cs="Arial"/>
                <w:sz w:val="24"/>
                <w:szCs w:val="24"/>
              </w:rPr>
              <w:delText xml:space="preserve">Enterprise Drone Operations</w:delText>
            </w:r>
          </w:del>
          <w:ins w:id="1082" w:author="Codex" w:date="2026-10-27T14:43:45Z">
            <w:r>
              <w:rPr>
                <w:rFonts w:ascii="Arial" w:hAnsi="Arial" w:cs="Arial"/>
                <w:sz w:val="24"/>
                <w:szCs w:val="24"/>
              </w:rPr>
              <w:t xml:space="preserve">Enterprise UAS Operations</w:t>
            </w:r>
          </w:ins>
          <w:r>
            <w:rPr>
              <w:rFonts w:ascii="Arial" w:hAnsi="Arial" w:cs="Arial"/>
              <w:sz w:val="24"/>
              <w:szCs w:val="24"/>
            </w:rPr>
            <w:t xml:space="preserve"> certificate and the AERO 151 core course. Salaries in utility and infrastructure drone work range from $50,000 to $100,000 annually, with specialized pilots commanding $90,000 to $120,000+.</w:t>
          </w:r>
        </w:p>
        <w:p w14:paraId="05208811" w14:textId="17B03A2E"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an established commercial drone application.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67FD2B6A"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Agricultural applications include crop monitoring and aerial spraying in California's Central Valley, Salinas Valley, and Central Coast. The cited estimate of up to $8,000 per day during peak growing seasons concerns contract spraying revenue for experienced, licensed operators. Operating expenses reduce the amount retained by the operator, and graduate earnings depend on experience, credentials, and available work.</w:t>
          </w:r>
        </w:p>
        <w:p w14:paraId="3489B406" w14:textId="77777777" w:rsidR="006334B7" w:rsidRDefault="006334B7" w:rsidP="006334B7">
          <w:pPr>
            <w:spacing w:after="0"/>
            <w:ind w:left="720"/>
            <w:rPr>
              <w:rFonts w:ascii="Arial" w:hAnsi="Arial" w:cs="Arial"/>
              <w:sz w:val="24"/>
              <w:szCs w:val="24"/>
            </w:rPr>
          </w:pPr>
        </w:p>
        <w:p w14:paraId="21CC1E1A" w14:textId="767782AE" w:rsidR="006334B7" w:rsidRDefault="006334B7" w:rsidP="006334B7">
          <w:pPr>
            <w:spacing w:after="0"/>
            <w:ind w:left="720"/>
            <w:rPr>
              <w:rFonts w:ascii="Arial" w:hAnsi="Arial" w:cs="Arial"/>
              <w:sz w:val="24"/>
              <w:szCs w:val="24"/>
            </w:rPr>
          </w:pPr>
          <w:r>
            <w:rPr>
              <w:rFonts w:ascii="Arial" w:hAnsi="Arial" w:cs="Arial"/>
              <w:sz w:val="24"/>
              <w:szCs w:val="24"/>
            </w:rPr>
            <w:t>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agriculture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629FB2A4"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program's structure is deeply intertwined with federal regulations and industry standards that mandate specialized training and certification. We are standardizing our training to meet the specific requirements of the following individual agencies:</w:t>
          </w:r>
        </w:p>
        <w:p w14:paraId="62E017AD" w14:textId="77777777" w:rsidR="00D93430" w:rsidRPr="005F71BC" w:rsidRDefault="00D93430" w:rsidP="00FB08AB">
          <w:pPr>
            <w:spacing w:after="0"/>
            <w:rPr>
              <w:rFonts w:ascii="Arial" w:hAnsi="Arial" w:cs="Arial"/>
              <w:sz w:val="24"/>
              <w:szCs w:val="24"/>
            </w:rPr>
          </w:pPr>
        </w:p>
        <w:p w14:paraId="49F943A1" w14:textId="05930728" w:rsidR="00D93430" w:rsidRDefault="00FB08AB" w:rsidP="00D93430">
          <w:pPr>
            <w:numPr>
              <w:ilvl w:val="0"/>
              <w:numId w:val="3"/>
            </w:numPr>
            <w:spacing w:after="0"/>
            <w:rPr>
              <w:rFonts w:ascii="Arial" w:hAnsi="Arial" w:cs="Arial"/>
              <w:sz w:val="24"/>
              <w:szCs w:val="24"/>
            </w:rPr>
          </w:pPr>
          <w:r>
            <w:rPr>
              <w:rFonts w:ascii="Arial" w:hAnsi="Arial" w:cs="Arial"/>
              <w:b/>
              <w:bCs/>
              <w:sz w:val="24"/>
              <w:szCs w:val="24"/>
            </w:rPr>
            <w:t>Federal Aviation Administration (FAA):</w:t>
          </w:r>
          <w:r>
            <w:rPr>
              <w:rFonts w:ascii="Arial" w:hAnsi="Arial" w:cs="Arial"/>
              <w:sz w:val="24"/>
              <w:szCs w:val="24"/>
            </w:rPr>
            <w:t xml:space="preserve"> Regulates civil aviation operations. For operations under 14 CFR Part 107 with drones weighing under 55 pounds, the remote pilot in command must hold an FAA Remote Pilot Certificate. Agricultural spraying by drone must be conducted under a 14 CFR Part 137 Agricultural Aircraft Operator Certificate, and spray aircraft weighing 55 pounds or more also require a 44807 </w:t>
          </w:r>
          <w:r>
            <w:rPr>
              <w:rFonts w:ascii="Arial" w:hAnsi="Arial" w:cs="Arial"/>
              <w:sz w:val="24"/>
              <w:szCs w:val="24"/>
            </w:rPr>
            <w:lastRenderedPageBreak/>
            <w:t>exemption. Safety instruction draws on principles from 14 CFR Part 5, Safety Management Systems, at a level appropriate for professional drone operations.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final rule entered White House review in July 2026 and remained under review</w:t>
          </w:r>
          <w:r>
            <w:rPr>
              <w:rFonts w:ascii="Arial" w:hAnsi="Arial" w:cs="Arial"/>
              <w:sz w:val="24"/>
              <w:szCs w:val="24"/>
            </w:rPr>
            <w:t xml:space="preserve"> as of </w:t>
          </w:r>
          <w:r w:rsidR="009B2F17">
            <w:rPr>
              <w:rFonts w:ascii="Arial" w:hAnsi="Arial" w:cs="Arial"/>
              <w:sz w:val="24"/>
              <w:szCs w:val="24"/>
            </w:rPr>
            <w:t>October</w:t>
          </w:r>
          <w:r>
            <w:rPr>
              <w:rFonts w:ascii="Arial" w:hAnsi="Arial" w:cs="Arial"/>
              <w:sz w:val="24"/>
              <w:szCs w:val="24"/>
            </w:rPr>
            <w:t xml:space="preserve"> 2026. Instruction will distinguish the proposal from requirements in effect. </w:t>
          </w:r>
          <w:r w:rsidR="009B2F17">
            <w:rPr>
              <w:rStyle w:val="CommentReference"/>
              <w:rFonts w:ascii="Arial" w:hAnsi="Arial" w:cs="Arial"/>
              <w:sz w:val="24"/>
              <w:szCs w:val="24"/>
            </w:rPr>
          </w:r>
          <w:r>
            <w:rPr>
              <w:rStyle w:val="CommentReference"/>
              <w:rFonts w:ascii="Arial" w:hAnsi="Arial" w:cs="Arial"/>
              <w:sz w:val="24"/>
              <w:szCs w:val="24"/>
            </w:rPr>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712453">
      <w:pPr>
        <w:pStyle w:val="BodyText"/>
        <w:keepNext/>
        <w:keepLines/>
        <w:kinsoku w:val="0"/>
        <w:overflowPunct w:val="0"/>
        <w:spacing w:before="93" w:after="240"/>
        <w:ind w:right="148"/>
        <w:rPr>
          <w:i/>
          <w:iCs/>
        </w:rPr>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5F29FA87" w:rsidR="00FB08AB" w:rsidRPr="005F71BC" w:rsidRDefault="00FB08AB" w:rsidP="00FB08AB">
          <w:pPr>
            <w:rPr>
              <w:rFonts w:ascii="Arial" w:hAnsi="Arial" w:cs="Arial"/>
              <w:sz w:val="24"/>
              <w:szCs w:val="24"/>
            </w:rPr>
          </w:pPr>
          <w:r>
            <w:rPr>
              <w:rFonts w:ascii="Arial" w:hAnsi="Arial" w:cs="Arial"/>
              <w:sz w:val="24"/>
              <w:szCs w:val="24"/>
            </w:rPr>
            <w:t xml:space="preserve">The </w:t>
          </w:r>
          <w:del w:id="1083" w:author="Codex" w:date="2026-10-27T14:43:45Z">
            <w:r>
              <w:rPr>
                <w:rFonts w:ascii="Arial" w:hAnsi="Arial" w:cs="Arial"/>
                <w:sz w:val="24"/>
                <w:szCs w:val="24"/>
              </w:rPr>
              <w:delText xml:space="preserve">Drone Technology Program</w:delText>
            </w:r>
          </w:del>
          <w:ins w:id="1084" w:author="Codex" w:date="2026-10-27T14:43:45Z">
            <w:r>
              <w:rPr>
                <w:rFonts w:ascii="Arial" w:hAnsi="Arial" w:cs="Arial"/>
                <w:sz w:val="24"/>
                <w:szCs w:val="24"/>
              </w:rPr>
              <w:t xml:space="preserve">UAS Technology Program</w:t>
            </w:r>
          </w:ins>
          <w:r>
            <w:rPr>
              <w:rFonts w:ascii="Arial" w:hAnsi="Arial" w:cs="Arial"/>
              <w:sz w:val="24"/>
              <w:szCs w:val="24"/>
            </w:rPr>
            <w:t xml:space="preserve"> prepares students to understand the regulations that apply to their intended operations and to use professional safety practices. The curriculum addresses the following regulatory and safety topics:</w:t>
          </w:r>
        </w:p>
        <w:p w14:paraId="5B849C57" w14:textId="77777777" w:rsidR="00FB08AB" w:rsidRPr="005F71BC" w:rsidRDefault="00FB08AB" w:rsidP="00712453">
          <w:pPr>
            <w:keepNext/>
            <w:keepLines/>
            <w:rPr>
              <w:rFonts w:ascii="Arial" w:hAnsi="Arial" w:cs="Arial"/>
              <w:sz w:val="24"/>
              <w:szCs w:val="24"/>
            </w:rPr>
          </w:pPr>
          <w:r>
            <w:rPr>
              <w:rFonts w:ascii="Arial" w:hAnsi="Arial" w:cs="Arial"/>
              <w:sz w:val="24"/>
              <w:szCs w:val="24"/>
            </w:rPr>
            <w:t>Federal Aviation Administration (FAA)</w:t>
          </w:r>
        </w:p>
        <w:p w14:paraId="096E9B49" w14:textId="5CC8E45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107: Students prepare for the FAA Remote Pilot Certificate knowledge test and learn the operating rules for drones weighing under 55 pounds.</w:t>
          </w:r>
        </w:p>
        <w:p w14:paraId="734805A6" w14:textId="1C0E90B4"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weighing 55 pounds or more. Spray instruction will use water only. AERO 162 also introduces California Department of Pesticide Regulation requirements and drift management as operational context. It does not prepare students for state pesticide applicator examinations.</w:t>
          </w:r>
          <w:r w:rsidRPr="005F71BC">
            <w:rPr>
              <w:rStyle w:val="CommentReference"/>
              <w:rFonts w:ascii="Arial" w:hAnsi="Arial" w:cs="Arial"/>
              <w:sz w:val="24"/>
              <w:szCs w:val="24"/>
            </w:rPr>
          </w:r>
        </w:p>
        <w:p w14:paraId="2D0DB21C" w14:textId="01EEDF56" w:rsidR="00FB08AB" w:rsidRPr="005F71BC" w:rsidRDefault="00FB08AB" w:rsidP="00FB08AB">
          <w:pPr>
            <w:numPr>
              <w:ilvl w:val="0"/>
              <w:numId w:val="4"/>
            </w:numPr>
            <w:rPr>
              <w:rFonts w:ascii="Arial" w:hAnsi="Arial" w:cs="Arial"/>
              <w:sz w:val="24"/>
              <w:szCs w:val="24"/>
            </w:rPr>
          </w:pPr>
          <w:r>
            <w:rPr>
              <w:rFonts w:ascii="Arial" w:hAnsi="Arial" w:cs="Arial"/>
              <w:sz w:val="24"/>
              <w:szCs w:val="24"/>
            </w:rPr>
            <w:lastRenderedPageBreak/>
            <w:t xml:space="preserve">14 CFR Part 5, Safety Management Systems: AERO 151 draws on FAA safety management principles to teach professional practices appropriate to drone operations. Students learn to identify hazards, assess risk, document decisions, report concerns, and review whether safety measures are working. </w:t>
          </w:r>
        </w:p>
        <w:p w14:paraId="017698F1" w14:textId="77777777" w:rsidR="00D93430" w:rsidRDefault="00D93430" w:rsidP="00712453">
          <w:pPr>
            <w:pStyle w:val="ListParagraph"/>
            <w:keepNext/>
            <w:keepLines/>
            <w:numPr>
              <w:ilvl w:val="0"/>
              <w:numId w:val="4"/>
            </w:numPr>
            <w:rPr>
              <w:rFonts w:ascii="Arial" w:hAnsi="Arial" w:cs="Arial"/>
              <w:sz w:val="24"/>
              <w:szCs w:val="24"/>
            </w:rPr>
          </w:pPr>
          <w:r>
            <w:rPr>
              <w:rFonts w:ascii="Arial" w:hAnsi="Arial" w:cs="Arial"/>
              <w:sz w:val="24"/>
              <w:szCs w:val="24"/>
            </w:rPr>
            <w:t>FAA Part 108 and the Future of Commercial Drone Operations</w:t>
          </w:r>
        </w:p>
        <w:p w14:paraId="3DD614F1" w14:textId="77777777" w:rsidR="00D93430" w:rsidRPr="00D93430" w:rsidRDefault="00D93430" w:rsidP="00712453">
          <w:pPr>
            <w:pStyle w:val="ListParagraph"/>
            <w:keepNext/>
            <w:keepLines/>
            <w:rPr>
              <w:rFonts w:ascii="Arial" w:hAnsi="Arial" w:cs="Arial"/>
              <w:sz w:val="24"/>
              <w:szCs w:val="24"/>
            </w:rPr>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3346FA3" w:rsidR="00D93430" w:rsidRPr="00D93430" w:rsidRDefault="00D93430" w:rsidP="00D93430">
          <w:pPr>
            <w:pStyle w:val="ListParagraph"/>
            <w:rPr>
              <w:rFonts w:ascii="Arial" w:hAnsi="Arial" w:cs="Arial"/>
              <w:sz w:val="24"/>
              <w:szCs w:val="24"/>
            </w:rPr>
          </w:pPr>
          <w:r>
            <w:rPr>
              <w:rFonts w:ascii="Arial" w:hAnsi="Arial" w:cs="Arial"/>
              <w:sz w:val="24"/>
              <w:szCs w:val="24"/>
            </w:rPr>
            <w:t>Proposed Part 108 is intended to create a more routine pathway for Beyond Visual Line of Sight operations, allowing qualified organizations to conduct approved drone missions over larger areas without relying on one-off waivers for each type of 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 They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30934EEE" w:rsidR="00D93430" w:rsidRDefault="00D93430" w:rsidP="00D93430">
          <w:pPr>
            <w:pStyle w:val="ListParagraph"/>
            <w:rPr>
              <w:rFonts w:ascii="Arial" w:hAnsi="Arial" w:cs="Arial"/>
              <w:sz w:val="24"/>
              <w:szCs w:val="24"/>
            </w:rPr>
          </w:pPr>
          <w:r>
            <w:rPr>
              <w:rFonts w:ascii="Arial" w:hAnsi="Arial" w:cs="Arial"/>
              <w:sz w:val="24"/>
              <w:szCs w:val="24"/>
            </w:rPr>
            <w:t>Because of this potential shift, the drone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Institute of Standards and Technology (NIST)</w:t>
          </w:r>
        </w:p>
        <w:p w14:paraId="16CCEB51" w14:textId="06D1B576" w:rsidR="00FB08AB" w:rsidRPr="005F71BC" w:rsidRDefault="00FB08AB" w:rsidP="00FB08AB">
          <w:pPr>
            <w:numPr>
              <w:ilvl w:val="0"/>
              <w:numId w:val="7"/>
            </w:numPr>
            <w:rPr>
              <w:rFonts w:ascii="Arial" w:hAnsi="Arial" w:cs="Arial"/>
              <w:sz w:val="24"/>
              <w:szCs w:val="24"/>
            </w:rPr>
          </w:pPr>
          <w:r>
            <w:rPr>
              <w:rFonts w:ascii="Arial" w:hAnsi="Arial" w:cs="Arial"/>
              <w:sz w:val="24"/>
              <w:szCs w:val="24"/>
            </w:rPr>
            <w:t>sUAS Standard Test Methods: The program utilizes the NIST Open Lane Level II standard test methods to quantitatively evaluate student flight capabilities and remote pilot proficiency. These evaluations assess whether students can safely maneuver the aircraft through open test lanes and obstacle courses within prescribed time limits.</w:t>
          </w:r>
        </w:p>
        <w:p w14:paraId="4E6C3DFE"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712453">
          <w:pPr>
            <w:keepNext/>
            <w:keepLines/>
            <w:rPr>
              <w:rFonts w:ascii="Arial" w:hAnsi="Arial" w:cs="Arial"/>
              <w:sz w:val="24"/>
              <w:szCs w:val="24"/>
            </w:rPr>
          </w:pPr>
          <w:r>
            <w:rPr>
              <w:rFonts w:ascii="Arial" w:hAnsi="Arial" w:cs="Arial"/>
              <w:sz w:val="24"/>
              <w:szCs w:val="24"/>
            </w:rPr>
            <w:lastRenderedPageBreak/>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712453">
      <w:pPr>
        <w:pStyle w:val="BodyText"/>
        <w:keepNext/>
        <w:keepLines/>
        <w:kinsoku w:val="0"/>
        <w:overflowPunct w:val="0"/>
        <w:spacing w:before="92" w:after="240"/>
        <w:ind w:right="148"/>
        <w:rPr>
          <w:i/>
          <w:iCs/>
        </w:rPr>
      </w:pPr>
      <w:r>
        <w:rPr>
          <w:b/>
          <w:bCs/>
        </w:rPr>
        <w:t>Degree</w:t>
      </w:r>
      <w:r>
        <w:rPr>
          <w:b/>
          <w:bCs/>
          <w:spacing w:val="-3"/>
        </w:rPr>
        <w:t xml:space="preserve"> </w:t>
      </w:r>
      <w:r>
        <w:rPr>
          <w:b/>
          <w:bCs/>
        </w:rPr>
        <w:t>Requirements</w:t>
      </w:r>
      <w:r w:rsidR="00102DC0">
        <w:rPr>
          <w:rStyle w:val="CommentReference"/>
          <w:b/>
          <w:bCs/>
          <w:spacing w:val="-2"/>
          <w:sz w:val="24"/>
          <w:szCs w:val="24"/>
        </w:rPr>
      </w:r>
      <w:r>
        <w:rPr>
          <w:rStyle w:val="CommentReference"/>
          <w:b/>
          <w:bCs/>
          <w:spacing w:val="-2"/>
          <w:sz w:val="24"/>
          <w:szCs w:val="24"/>
        </w:rPr>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p>
    <w:sdt>
      <w:sdtPr>
        <w:rPr>
          <w:rFonts w:ascii="Arial" w:hAnsi="Arial" w:cs="Arial"/>
          <w:sz w:val="24"/>
          <w:szCs w:val="24"/>
        </w:rPr>
        <w:id w:val="905957869"/>
        <w:placeholder>
          <w:docPart w:val="DefaultPlaceholder_-1854013440"/>
        </w:placeholder>
      </w:sdtPr>
      <w:sdtContent>
        <w:p w14:paraId="4A8FD60D" w14:textId="237994E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1086" w:author="Codex" w:date="2026-10-27T14:43:45Z">
            <w:r>
              <w:rPr>
                <w:rFonts w:ascii="Arial" w:eastAsia="Aptos" w:hAnsi="Arial" w:cs="Arial"/>
                <w:b/>
                <w:bCs/>
                <w:kern w:val="2"/>
                <w:sz w:val="24"/>
                <w:szCs w:val="24"/>
                <w14:ligatures w14:val="standardContextual"/>
              </w:rPr>
              <w:delText xml:space="preserve">Drone </w:delText>
            </w:r>
          </w:del>
          <w:ins w:id="1087" w:author="Codex" w:date="2026-10-27T14:43:45Z">
            <w:r>
              <w:rPr>
                <w:rFonts w:ascii="Arial" w:eastAsia="Aptos" w:hAnsi="Arial" w:cs="Arial"/>
                <w:b/>
                <w:bCs/>
                <w:kern w:val="2"/>
                <w:sz w:val="24"/>
                <w:szCs w:val="24"/>
                <w14:ligatures w14:val="standardContextual"/>
              </w:rPr>
              <w:t xml:space="preserve">UAS Mapping</w:t>
            </w:r>
          </w:ins>
          <w:r w:rsidR="00102DC0">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del w:id="1085" w:author="Codex" w:date="2026-10-27T14:43:45Z">
            <w:r>
              <w:rPr>
                <w:rFonts w:ascii="Arial" w:eastAsia="Aptos" w:hAnsi="Arial" w:cs="Arial"/>
                <w:b/>
                <w:bCs/>
                <w:kern w:val="2"/>
                <w:sz w:val="24"/>
                <w:szCs w:val="24"/>
                <w14:ligatures w14:val="standardContextual"/>
              </w:rPr>
              <w:delText xml:space="preserve">Mapping</w:delText>
            </w:r>
          </w:del>
          <w:r>
            <w:rPr>
              <w:rFonts w:ascii="Arial" w:eastAsia="Aptos" w:hAnsi="Arial" w:cs="Arial"/>
              <w:b/>
              <w:bCs/>
              <w:kern w:val="2"/>
              <w:sz w:val="24"/>
              <w:szCs w:val="24"/>
              <w14:ligatures w14:val="standardContextual"/>
            </w:rPr>
            <w:t xml:space="preserve"> (9 units)</w:t>
          </w:r>
        </w:p>
        <w:p w14:paraId="0B1384DF" w14:textId="0A520284"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06DD11D1" w14:textId="13D8519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w:t>
          </w:r>
          <w:r w:rsidR="00E63BD8">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Fonts w:ascii="Arial" w:eastAsia="Aptos" w:hAnsi="Arial" w:cs="Arial"/>
              <w:kern w:val="2"/>
              <w:sz w:val="24"/>
              <w:szCs w:val="24"/>
              <w14:ligatures w14:val="standardContextual"/>
            </w:rPr>
            <w:t xml:space="preserve">: Introduction to Geographic Information Systems (3 units), </w:t>
          </w:r>
          <w:r>
            <w:rPr>
              <w:rFonts w:ascii="Arial" w:eastAsia="Aptos" w:hAnsi="Arial" w:cs="Arial"/>
              <w:i/>
              <w:iCs/>
              <w:kern w:val="2"/>
              <w:sz w:val="24"/>
              <w:szCs w:val="24"/>
              <w14:ligatures w14:val="standardContextual"/>
            </w:rPr>
            <w:t>Existing catalog course</w:t>
          </w:r>
        </w:p>
        <w:p w14:paraId="4BD7A101" w14:textId="10DAD769"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t xml:space="preserve">AERO 161: Drone Applications in Geospatial Technology (3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368687C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1088" w:author="Codex" w:date="2026-10-27T14:43:45Z">
            <w:r>
              <w:rPr>
                <w:rFonts w:ascii="Arial" w:eastAsia="Aptos" w:hAnsi="Arial" w:cs="Arial"/>
                <w:b/>
                <w:bCs/>
                <w:kern w:val="2"/>
                <w:sz w:val="24"/>
                <w:szCs w:val="24"/>
                <w14:ligatures w14:val="standardContextual"/>
              </w:rPr>
              <w:delText xml:space="preserve">Enterprise Drone Operations</w:delText>
            </w:r>
          </w:del>
          <w:ins w:id="1089" w:author="Codex" w:date="2026-10-27T14:43:45Z">
            <w:r>
              <w:rPr>
                <w:rFonts w:ascii="Arial" w:eastAsia="Aptos" w:hAnsi="Arial" w:cs="Arial"/>
                <w:b/>
                <w:bCs/>
                <w:kern w:val="2"/>
                <w:sz w:val="24"/>
                <w:szCs w:val="24"/>
                <w14:ligatures w14:val="standardContextual"/>
              </w:rPr>
              <w:t xml:space="preserve">Enterprise UAS Operations</w:t>
            </w:r>
          </w:ins>
          <w:r>
            <w:rPr>
              <w:rFonts w:ascii="Arial" w:eastAsia="Aptos" w:hAnsi="Arial" w:cs="Arial"/>
              <w:b/>
              <w:bCs/>
              <w:kern w:val="2"/>
              <w:sz w:val="24"/>
              <w:szCs w:val="24"/>
              <w14:ligatures w14:val="standardContextual"/>
            </w:rPr>
            <w:t xml:space="preserve"> (5 units)</w:t>
          </w:r>
        </w:p>
        <w:p w14:paraId="37B91F6E" w14:textId="62138C5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53F78492" w14:textId="4BE9741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5617C324"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1090" w:author="Codex" w:date="2026-10-27T14:43:45Z">
            <w:r>
              <w:rPr>
                <w:rFonts w:ascii="Arial" w:eastAsia="Aptos" w:hAnsi="Arial" w:cs="Arial"/>
                <w:b/>
                <w:bCs/>
                <w:kern w:val="2"/>
                <w:sz w:val="24"/>
                <w:szCs w:val="24"/>
                <w14:ligatures w14:val="standardContextual"/>
              </w:rPr>
              <w:delText xml:space="preserve">Public Safety Drone Operations</w:delText>
            </w:r>
          </w:del>
          <w:ins w:id="1091" w:author="Codex" w:date="2026-10-27T14:43:45Z">
            <w:r>
              <w:rPr>
                <w:rFonts w:ascii="Arial" w:eastAsia="Aptos" w:hAnsi="Arial" w:cs="Arial"/>
                <w:b/>
                <w:bCs/>
                <w:kern w:val="2"/>
                <w:sz w:val="24"/>
                <w:szCs w:val="24"/>
                <w14:ligatures w14:val="standardContextual"/>
              </w:rPr>
              <w:t xml:space="preserve">Public Safety UAS Operations</w:t>
            </w:r>
          </w:ins>
          <w:r>
            <w:rPr>
              <w:rFonts w:ascii="Arial" w:eastAsia="Aptos" w:hAnsi="Arial" w:cs="Arial"/>
              <w:b/>
              <w:bCs/>
              <w:kern w:val="2"/>
              <w:sz w:val="24"/>
              <w:szCs w:val="24"/>
              <w14:ligatures w14:val="standardContextual"/>
            </w:rPr>
            <w:t xml:space="preserve"> (9 units)</w:t>
          </w:r>
        </w:p>
        <w:p w14:paraId="7BDDC8DB" w14:textId="2CAEC631"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 units):</w:t>
          </w:r>
        </w:p>
        <w:p w14:paraId="066F6370" w14:textId="47F62316"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A46661F" w14:textId="47B57452"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 units), </w:t>
          </w:r>
          <w:r>
            <w:rPr>
              <w:rFonts w:ascii="Arial" w:eastAsia="Aptos" w:hAnsi="Arial" w:cs="Arial"/>
              <w:i/>
              <w:iCs/>
              <w:kern w:val="2"/>
              <w:sz w:val="24"/>
              <w:szCs w:val="24"/>
              <w14:ligatures w14:val="standardContextual"/>
            </w:rPr>
            <w:t>Needs to be developed</w:t>
          </w:r>
        </w:p>
        <w:p w14:paraId="79C8BA6E" w14:textId="173C554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 units):</w:t>
          </w:r>
        </w:p>
        <w:p w14:paraId="24A501E1" w14:textId="009FE5A1"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 units), </w:t>
          </w:r>
          <w:r>
            <w:rPr>
              <w:rFonts w:ascii="Arial" w:eastAsia="Aptos" w:hAnsi="Arial" w:cs="Arial"/>
              <w:i/>
              <w:iCs/>
              <w:kern w:val="2"/>
              <w:sz w:val="24"/>
              <w:szCs w:val="24"/>
              <w14:ligatures w14:val="standardContextual"/>
            </w:rPr>
            <w:t>Existing catalog course</w:t>
          </w:r>
        </w:p>
        <w:p w14:paraId="6945C836" w14:textId="1290A98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 units), </w:t>
          </w:r>
          <w:r>
            <w:rPr>
              <w:rFonts w:ascii="Arial" w:eastAsia="Aptos" w:hAnsi="Arial" w:cs="Arial"/>
              <w:i/>
              <w:iCs/>
              <w:kern w:val="2"/>
              <w:sz w:val="24"/>
              <w:szCs w:val="24"/>
              <w14:ligatures w14:val="standardContextual"/>
            </w:rPr>
            <w:t>Existing catalog course</w:t>
          </w:r>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52C4547E"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1092" w:author="Codex" w:date="2026-10-27T14:43:45Z">
            <w:r>
              <w:rPr>
                <w:rFonts w:ascii="Arial" w:eastAsia="Aptos" w:hAnsi="Arial" w:cs="Arial"/>
                <w:b/>
                <w:bCs/>
                <w:kern w:val="2"/>
                <w:sz w:val="24"/>
                <w:szCs w:val="24"/>
                <w14:ligatures w14:val="standardContextual"/>
              </w:rPr>
              <w:delText xml:space="preserve">Agricultural Drone Applications</w:delText>
            </w:r>
          </w:del>
          <w:ins w:id="1093" w:author="Codex" w:date="2026-10-27T14:43:45Z">
            <w:r>
              <w:rPr>
                <w:rFonts w:ascii="Arial" w:eastAsia="Aptos" w:hAnsi="Arial" w:cs="Arial"/>
                <w:b/>
                <w:bCs/>
                <w:kern w:val="2"/>
                <w:sz w:val="24"/>
                <w:szCs w:val="24"/>
                <w14:ligatures w14:val="standardContextual"/>
              </w:rPr>
              <w:t xml:space="preserve">Agricultural UAS Applications</w:t>
            </w:r>
          </w:ins>
          <w:r>
            <w:rPr>
              <w:rFonts w:ascii="Arial" w:eastAsia="Aptos" w:hAnsi="Arial" w:cs="Arial"/>
              <w:b/>
              <w:bCs/>
              <w:kern w:val="2"/>
              <w:sz w:val="24"/>
              <w:szCs w:val="24"/>
              <w14:ligatures w14:val="standardContextual"/>
            </w:rPr>
            <w:t xml:space="preserve"> </w:t>
          </w:r>
          <w:r w:rsidR="00102DC0">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Fonts w:ascii="Arial" w:eastAsia="Aptos" w:hAnsi="Arial" w:cs="Arial"/>
              <w:b/>
              <w:bCs/>
              <w:kern w:val="2"/>
              <w:sz w:val="24"/>
              <w:szCs w:val="24"/>
              <w14:ligatures w14:val="standardContextual"/>
            </w:rPr>
            <w:t>(9 units)</w:t>
          </w:r>
        </w:p>
        <w:p w14:paraId="024A1CAE" w14:textId="50EA454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03AE499" w14:textId="1FEE75A5"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 units), </w:t>
          </w:r>
          <w:r>
            <w:rPr>
              <w:rFonts w:ascii="Arial" w:eastAsia="Aptos" w:hAnsi="Arial" w:cs="Arial"/>
              <w:i/>
              <w:iCs/>
              <w:kern w:val="2"/>
              <w:sz w:val="24"/>
              <w:szCs w:val="24"/>
              <w14:ligatures w14:val="standardContextual"/>
            </w:rPr>
            <w:t>Existing catalog course</w:t>
          </w:r>
        </w:p>
        <w:p w14:paraId="1E60B3ED" w14:textId="1A23FB62"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5D59589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del w:id="1094" w:author="Codex" w:date="2026-10-27T14:43:45Z">
            <w:r>
              <w:rPr>
                <w:rFonts w:ascii="Arial" w:eastAsia="Aptos" w:hAnsi="Arial" w:cs="Arial"/>
                <w:b/>
                <w:bCs/>
                <w:kern w:val="2"/>
                <w:sz w:val="24"/>
                <w:szCs w:val="24"/>
                <w14:ligatures w14:val="standardContextual"/>
              </w:rPr>
              <w:delText xml:space="preserve">Drone Media Production</w:delText>
            </w:r>
          </w:del>
          <w:ins w:id="1095" w:author="Codex" w:date="2026-10-27T14:43:45Z">
            <w:r>
              <w:rPr>
                <w:rFonts w:ascii="Arial" w:eastAsia="Aptos" w:hAnsi="Arial" w:cs="Arial"/>
                <w:b/>
                <w:bCs/>
                <w:kern w:val="2"/>
                <w:sz w:val="24"/>
                <w:szCs w:val="24"/>
                <w14:ligatures w14:val="standardContextual"/>
              </w:rPr>
              <w:t xml:space="preserve">UAS Media Production</w:t>
            </w:r>
          </w:ins>
          <w:r>
            <w:rPr>
              <w:rFonts w:ascii="Arial" w:eastAsia="Aptos" w:hAnsi="Arial" w:cs="Arial"/>
              <w:b/>
              <w:bCs/>
              <w:kern w:val="2"/>
              <w:sz w:val="24"/>
              <w:szCs w:val="24"/>
              <w14:ligatures w14:val="standardContextual"/>
            </w:rPr>
            <w:t xml:space="preserve"> (6 units)</w:t>
          </w:r>
        </w:p>
        <w:p w14:paraId="727C9BFD" w14:textId="47A77763"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 units):</w:t>
          </w:r>
        </w:p>
        <w:p w14:paraId="31793152" w14:textId="3875A504"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165ECBC" w14:textId="25505FA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 units):</w:t>
          </w:r>
        </w:p>
        <w:p w14:paraId="0E37A8E3" w14:textId="4DF37F8C"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 units), </w:t>
          </w:r>
          <w:r>
            <w:rPr>
              <w:rFonts w:ascii="Arial" w:eastAsia="Aptos" w:hAnsi="Arial" w:cs="Arial"/>
              <w:i/>
              <w:iCs/>
              <w:kern w:val="2"/>
              <w:sz w:val="24"/>
              <w:szCs w:val="24"/>
              <w14:ligatures w14:val="standardContextual"/>
            </w:rPr>
            <w:t>Existing catalog course</w:t>
          </w:r>
        </w:p>
        <w:p w14:paraId="0856D5F9" w14:textId="0A2096E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FTVE 223: Introduction to Motion Picture and TV Production (3 units), </w:t>
          </w:r>
          <w:r>
            <w:rPr>
              <w:rFonts w:ascii="Arial" w:eastAsia="Aptos" w:hAnsi="Arial" w:cs="Arial"/>
              <w:i/>
              <w:iCs/>
              <w:kern w:val="2"/>
              <w:sz w:val="24"/>
              <w:szCs w:val="24"/>
              <w14:ligatures w14:val="standardContextual"/>
            </w:rPr>
            <w:t>Existing catalog course</w:t>
          </w:r>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1DF528B0" w:rsidR="002B1E5A" w:rsidRDefault="00000000">
          <w:pPr>
            <w:spacing w:after="0" w:line="240" w:lineRule="auto"/>
            <w:rPr>
              <w:rFonts w:ascii="Arial" w:eastAsia="Aptos" w:hAnsi="Arial" w:cs="Arial"/>
              <w:b/>
              <w:bCs/>
              <w:kern w:val="2"/>
              <w:sz w:val="24"/>
              <w:szCs w:val="24"/>
              <w14:ligatures w14:val="standardContextual"/>
            </w:rPr>
          </w:pPr>
          <w:del w:id="1096" w:author="Codex" w:date="2026-10-27T14:43:45Z">
            <w:r>
              <w:rPr>
                <w:rFonts w:ascii="Arial" w:eastAsia="Aptos" w:hAnsi="Arial" w:cs="Arial"/>
                <w:b/>
                <w:bCs/>
                <w:kern w:val="2"/>
                <w:sz w:val="24"/>
                <w:szCs w:val="24"/>
                <w14:ligatures w14:val="standardContextual"/>
              </w:rPr>
              <w:delText xml:space="preserve">Certificate of Achievement: Drone Technology</w:delText>
            </w:r>
          </w:del>
          <w:ins w:id="1097" w:author="Codex" w:date="2026-10-27T14:43:45Z">
            <w:r>
              <w:rPr>
                <w:rFonts w:ascii="Arial" w:eastAsia="Aptos" w:hAnsi="Arial" w:cs="Arial"/>
                <w:b/>
                <w:bCs/>
                <w:kern w:val="2"/>
                <w:sz w:val="24"/>
                <w:szCs w:val="24"/>
                <w14:ligatures w14:val="standardContextual"/>
              </w:rPr>
              <w:t xml:space="preserve">Certificate of Achievement: UAS Technology</w:t>
            </w:r>
          </w:ins>
          <w:r>
            <w:rPr>
              <w:rFonts w:ascii="Arial" w:eastAsia="Aptos" w:hAnsi="Arial" w:cs="Arial"/>
              <w:b/>
              <w:bCs/>
              <w:kern w:val="2"/>
              <w:sz w:val="24"/>
              <w:szCs w:val="24"/>
              <w14:ligatures w14:val="standardContextual"/>
            </w:rPr>
            <w:t xml:space="preserve"> (minimum 16 units)</w:t>
          </w:r>
          <w:r>
            <w:rPr>
              <w:rStyle w:val="CommentReference"/>
              <w:rFonts w:ascii="Arial" w:eastAsia="Aptos" w:hAnsi="Arial" w:cs="Arial"/>
              <w:b/>
              <w:bCs/>
              <w:kern w:val="2"/>
              <w:sz w:val="24"/>
              <w:szCs w:val="24"/>
              <w14:ligatures w14:val="standardContextual"/>
            </w:rPr>
          </w:r>
          <w:r w:rsidR="00C111F4">
            <w:rPr>
              <w:rStyle w:val="CommentReference"/>
              <w:rFonts w:ascii="Arial" w:eastAsia="Aptos" w:hAnsi="Arial" w:cs="Arial"/>
              <w:b/>
              <w:bCs/>
              <w:kern w:val="2"/>
              <w:sz w:val="24"/>
              <w:szCs w:val="24"/>
              <w14:ligatures w14:val="standardContextual"/>
            </w:rPr>
          </w:r>
          <w:r w:rsidR="00C111F4">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r>
            <w:rPr>
              <w:rStyle w:val="CommentReference"/>
              <w:rFonts w:ascii="Arial" w:eastAsia="Aptos" w:hAnsi="Arial" w:cs="Arial"/>
              <w:b/>
              <w:bCs/>
              <w:kern w:val="2"/>
              <w:sz w:val="24"/>
              <w:szCs w:val="24"/>
              <w14:ligatures w14:val="standardContextual"/>
            </w:rPr>
          </w:r>
        </w:p>
        <w:p w14:paraId="0F1A5EEC" w14:textId="7BD2B7BB"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 units)</w:t>
          </w:r>
        </w:p>
        <w:p w14:paraId="01B85017" w14:textId="5DDF8C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6E5395B" w14:textId="3F02FEB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72D617F9" w14:textId="70F3A1A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 units), All need to be developed</w:t>
          </w:r>
        </w:p>
        <w:p w14:paraId="1A6299FB" w14:textId="4D8C78D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 units)</w:t>
          </w:r>
        </w:p>
        <w:p w14:paraId="53B9E2A9" w14:textId="210420A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 units)</w:t>
          </w:r>
        </w:p>
        <w:p w14:paraId="1D395B3E" w14:textId="1D8B0A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 units)</w:t>
          </w:r>
        </w:p>
        <w:p w14:paraId="3C6E17F0" w14:textId="6742BE7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Supporting Interdisciplinary Electives (Select at least 8 units), Existing catalog courses except as noted</w:t>
          </w:r>
        </w:p>
        <w:p w14:paraId="669937CA" w14:textId="63804325"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 Introduction to Geographic Information Systems (3 units)</w:t>
          </w:r>
        </w:p>
        <w:p w14:paraId="1EFE25EA" w14:textId="4A9CCD9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231: Advanced Geographic Information Systems (3 units)</w:t>
          </w:r>
        </w:p>
        <w:p w14:paraId="17013A35" w14:textId="7C87E9F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234: Introduction to Remote Sensing (3 units)</w:t>
          </w:r>
        </w:p>
        <w:p w14:paraId="2522BF93" w14:textId="0527162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 units)</w:t>
          </w:r>
        </w:p>
        <w:p w14:paraId="411C2658" w14:textId="478987D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 units)</w:t>
          </w:r>
        </w:p>
        <w:p w14:paraId="6FF7E3CB" w14:textId="30EF2E6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 units)</w:t>
          </w:r>
        </w:p>
        <w:p w14:paraId="13EADD2F" w14:textId="60894F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 units)</w:t>
          </w:r>
        </w:p>
        <w:p w14:paraId="3434000F" w14:textId="159A64E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 units)</w:t>
          </w:r>
        </w:p>
        <w:p w14:paraId="49F30AD4" w14:textId="01AAEB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 units)</w:t>
          </w:r>
        </w:p>
        <w:p w14:paraId="0BF33685" w14:textId="0B27EA12"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r w:rsidR="00102DC0">
            <w:rPr>
              <w:rFonts w:ascii="Arial" w:eastAsia="Aptos" w:hAnsi="Arial" w:cs="Arial"/>
              <w:kern w:val="2"/>
              <w:sz w:val="24"/>
              <w:szCs w:val="24"/>
              <w14:ligatures w14:val="standardContextual"/>
            </w:rPr>
            <w:t>Introduction to Motion Picture and TV Production</w:t>
          </w:r>
          <w:r>
            <w:rPr>
              <w:rFonts w:ascii="Arial" w:eastAsia="Aptos" w:hAnsi="Arial" w:cs="Arial"/>
              <w:kern w:val="2"/>
              <w:sz w:val="24"/>
              <w:szCs w:val="24"/>
              <w14:ligatures w14:val="standardContextual"/>
            </w:rPr>
            <w:t xml:space="preserve"> (3 units)</w:t>
          </w:r>
        </w:p>
        <w:p w14:paraId="0C7F3515" w14:textId="60EBB08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 units)</w:t>
          </w:r>
        </w:p>
        <w:p w14:paraId="072412EA" w14:textId="760DE6BF"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 units)</w:t>
          </w:r>
        </w:p>
        <w:p w14:paraId="0DF65BE6" w14:textId="67C2CBC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 units)</w:t>
          </w:r>
        </w:p>
        <w:p w14:paraId="3F304592" w14:textId="1ED49E3D"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147: Independent Studies in Drone Technology (0.5 to 2 units), </w:t>
          </w:r>
          <w:r>
            <w:rPr>
              <w:rFonts w:ascii="Arial" w:eastAsia="Aptos" w:hAnsi="Arial" w:cs="Arial"/>
              <w:i/>
              <w:iCs/>
              <w:kern w:val="2"/>
              <w:sz w:val="24"/>
              <w:szCs w:val="24"/>
              <w14:ligatures w14:val="standardContextual"/>
            </w:rPr>
            <w:t>In development</w:t>
          </w:r>
          <w:r>
            <w:rPr>
              <w:rStyle w:val="CommentReference"/>
              <w:rFonts w:ascii="Arial" w:hAnsi="Arial" w:cs="Arial"/>
              <w:sz w:val="24"/>
              <w:szCs w:val="24"/>
            </w:rPr>
          </w:r>
          <w:r w:rsidR="00C111F4">
            <w:rPr>
              <w:rStyle w:val="CommentReference"/>
              <w:rFonts w:ascii="Arial" w:hAnsi="Arial" w:cs="Arial"/>
              <w:sz w:val="24"/>
              <w:szCs w:val="24"/>
            </w:rPr>
          </w:r>
          <w:r>
            <w:rPr>
              <w:rStyle w:val="CommentReference"/>
              <w:rFonts w:ascii="Arial" w:hAnsi="Arial" w:cs="Arial"/>
              <w:sz w:val="24"/>
              <w:szCs w:val="24"/>
            </w:rPr>
          </w:r>
        </w:p>
      </w:sdtContent>
    </w:sdt>
    <w:p w14:paraId="39E9C2AA" w14:textId="77777777" w:rsidR="00C42AA8" w:rsidRDefault="00C42AA8" w:rsidP="00712453">
      <w:pPr>
        <w:pStyle w:val="BodyText"/>
        <w:keepNext/>
        <w:keepLines/>
        <w:kinsoku w:val="0"/>
        <w:overflowPunct w:val="0"/>
        <w:spacing w:before="76"/>
        <w:ind w:right="300"/>
        <w:jc w:val="both"/>
        <w:rPr>
          <w:i/>
          <w:iCs/>
          <w:sz w:val="22"/>
          <w:szCs w:val="22"/>
        </w:rPr>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p w14:paraId="57DDB851" w14:textId="61426E88" w:rsidR="00FB08AB" w:rsidRPr="005F71BC" w:rsidRDefault="00FB08AB" w:rsidP="00FB08AB">
          <w:pPr>
            <w:spacing w:before="240"/>
            <w:rPr>
              <w:rFonts w:ascii="Arial" w:hAnsi="Arial" w:cs="Arial"/>
              <w:sz w:val="24"/>
              <w:szCs w:val="24"/>
            </w:rPr>
          </w:pPr>
          <w:r>
            <w:rPr>
              <w:rFonts w:ascii="Arial" w:hAnsi="Arial" w:cs="Arial"/>
              <w:sz w:val="24"/>
              <w:szCs w:val="24"/>
            </w:rPr>
            <w:t xml:space="preserve">The </w:t>
          </w:r>
          <w:del w:id="1098" w:author="Codex" w:date="2026-10-27T14:43:45Z">
            <w:r>
              <w:rPr>
                <w:rFonts w:ascii="Arial" w:hAnsi="Arial" w:cs="Arial"/>
                <w:sz w:val="24"/>
                <w:szCs w:val="24"/>
              </w:rPr>
              <w:delText xml:space="preserve">Drone Technology Program</w:delText>
            </w:r>
          </w:del>
          <w:ins w:id="1099" w:author="Codex" w:date="2026-10-27T14:43:45Z">
            <w:r>
              <w:rPr>
                <w:rFonts w:ascii="Arial" w:hAnsi="Arial" w:cs="Arial"/>
                <w:sz w:val="24"/>
                <w:szCs w:val="24"/>
              </w:rPr>
              <w:t xml:space="preserve">UAS Technology Program</w:t>
            </w:r>
          </w:ins>
          <w:r>
            <w:rPr>
              <w:rFonts w:ascii="Arial" w:hAnsi="Arial" w:cs="Arial"/>
              <w:sz w:val="24"/>
              <w:szCs w:val="24"/>
            </w:rPr>
            <w:t xml:space="preserve">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 By pairing new AERO courses with existing offerings in </w:t>
          </w:r>
          <w:del w:id="1114" w:author="Codex" w:date="2026-10-27T14:43:45Z">
            <w:r>
              <w:rPr>
                <w:rFonts w:ascii="Arial" w:hAnsi="Arial" w:cs="Arial"/>
                <w:sz w:val="24"/>
                <w:szCs w:val="24"/>
              </w:rPr>
              <w:delText xml:space="preserve">Geography</w:delText>
            </w:r>
          </w:del>
          <w:ins w:id="1115" w:author="Codex" w:date="2026-10-27T14:43:45Z">
            <w:r>
              <w:rPr>
                <w:rFonts w:ascii="Arial" w:hAnsi="Arial" w:cs="Arial"/>
                <w:sz w:val="24"/>
                <w:szCs w:val="24"/>
              </w:rPr>
              <w:t xml:space="preserve">Geology</w:t>
            </w:r>
          </w:ins>
          <w:r>
            <w:rPr>
              <w:rFonts w:ascii="Arial" w:hAnsi="Arial" w:cs="Arial"/>
              <w:sz w:val="24"/>
              <w:szCs w:val="24"/>
            </w:rPr>
            <w:t xml:space="preserve">, Agriculture, Art, Film/Television, and Criminal Justice, the program establishes cross-enrollment pathways that serve students from multiple disciplines while strengthening the enrollment base for all participating departments.</w:t>
          </w:r>
          <w:r w:rsidRPr="005F71BC">
            <w:rPr>
              <w:rStyle w:val="CommentReference"/>
              <w:rFonts w:ascii="Arial" w:hAnsi="Arial" w:cs="Arial"/>
              <w:sz w:val="24"/>
              <w:szCs w:val="24"/>
            </w:rPr>
          </w:r>
          <w:r w:rsidR="00BC31A2" w:rsidRPr="005F71BC">
            <w:rPr>
              <w:rStyle w:val="CommentReference"/>
              <w:rFonts w:ascii="Arial" w:hAnsi="Arial" w:cs="Arial"/>
              <w:sz w:val="24"/>
              <w:szCs w:val="24"/>
            </w:rPr>
          </w:r>
        </w:p>
        <w:p w14:paraId="6FF4DCFB" w14:textId="60C68D9E" w:rsidR="00FB08AB" w:rsidRPr="005F71BC" w:rsidRDefault="00FB08AB" w:rsidP="00FB08AB">
          <w:pPr>
            <w:spacing w:before="240"/>
            <w:rPr>
              <w:rFonts w:ascii="Arial" w:hAnsi="Arial" w:cs="Arial"/>
              <w:sz w:val="24"/>
              <w:szCs w:val="24"/>
            </w:rPr>
          </w:pPr>
          <w:r>
            <w:rPr>
              <w:rFonts w:ascii="Arial" w:hAnsi="Arial" w:cs="Arial"/>
              <w:sz w:val="24"/>
              <w:szCs w:val="24"/>
            </w:rPr>
            <w:t xml:space="preserve">For the comprehensive Certificate of Achievement and the various Certificates of Specialization, the supporting elective list draws on existing courses in partner departments, which means no new curriculum development is required outside the AERO program.  A key advantage of this structure is that it creates enrollment pipelines between departments by </w:t>
          </w:r>
          <w:r>
            <w:rPr>
              <w:rFonts w:ascii="Arial" w:hAnsi="Arial" w:cs="Arial"/>
              <w:sz w:val="24"/>
              <w:szCs w:val="24"/>
            </w:rPr>
            <w:lastRenderedPageBreak/>
            <w:t>utilizing courses that serve "double duty". These courses count toward both the new UAS certificates and their home program’s existing credentials:</w:t>
          </w:r>
        </w:p>
        <w:p w14:paraId="1FCE760F" w14:textId="13C4A01E" w:rsidR="002B1E5A" w:rsidRDefault="00000000">
          <w:pPr>
            <w:numPr>
              <w:ilvl w:val="0"/>
              <w:numId w:val="19"/>
            </w:numPr>
            <w:spacing w:after="0"/>
            <w:rPr>
              <w:rFonts w:ascii="Arial" w:hAnsi="Arial" w:cs="Arial"/>
              <w:sz w:val="24"/>
              <w:szCs w:val="24"/>
            </w:rPr>
          </w:pPr>
          <w:r>
            <w:rPr>
              <w:rFonts w:ascii="Arial" w:hAnsi="Arial" w:cs="Arial"/>
              <w:sz w:val="24"/>
              <w:szCs w:val="24"/>
            </w:rPr>
            <w:t>GEOL 230: Introduction to Geographic Information Systems (also serves the GIS Certificate)</w:t>
          </w:r>
          <w:r>
            <w:rPr>
              <w:rStyle w:val="CommentReference"/>
              <w:rFonts w:ascii="Arial" w:hAnsi="Arial" w:cs="Arial"/>
              <w:sz w:val="24"/>
              <w:szCs w:val="24"/>
            </w:rPr>
          </w:r>
        </w:p>
        <w:p w14:paraId="4E93CE14" w14:textId="1D880919" w:rsidR="002B1E5A" w:rsidRDefault="00000000">
          <w:pPr>
            <w:numPr>
              <w:ilvl w:val="0"/>
              <w:numId w:val="19"/>
            </w:numPr>
            <w:spacing w:after="0"/>
            <w:rPr>
              <w:rFonts w:ascii="Arial" w:hAnsi="Arial" w:cs="Arial"/>
              <w:sz w:val="24"/>
              <w:szCs w:val="24"/>
            </w:rPr>
          </w:pPr>
          <w:r>
            <w:rPr>
              <w:rFonts w:ascii="Arial" w:hAnsi="Arial" w:cs="Arial"/>
              <w:sz w:val="24"/>
              <w:szCs w:val="24"/>
            </w:rPr>
            <w:t>GEOL 231: Advanced Geographic Information Systems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234: Introduction to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r w:rsidR="00AA1CE4">
            <w:rPr>
              <w:rStyle w:val="CommentReference"/>
              <w:rFonts w:ascii="Arial" w:hAnsi="Arial" w:cs="Arial"/>
              <w:sz w:val="24"/>
              <w:szCs w:val="24"/>
            </w:rPr>
          </w:r>
        </w:p>
        <w:p w14:paraId="7BA2D567" w14:textId="637195A2" w:rsidR="00FB08AB" w:rsidRPr="005F71BC" w:rsidRDefault="00FB08AB" w:rsidP="00FB08AB">
          <w:pPr>
            <w:spacing w:before="240"/>
            <w:rPr>
              <w:rFonts w:ascii="Arial" w:hAnsi="Arial" w:cs="Arial"/>
              <w:sz w:val="24"/>
              <w:szCs w:val="24"/>
            </w:rPr>
          </w:pPr>
          <w:r>
            <w:rPr>
              <w:rFonts w:ascii="Arial" w:hAnsi="Arial" w:cs="Arial"/>
              <w:sz w:val="24"/>
              <w:szCs w:val="24"/>
            </w:rPr>
            <w:t>Ultimately, by designing the drone certificates to incorporate existing courses rather than creating parallel curriculum, the program contributes enrollment to partner departments while drawing students from those disciplines into AERO coursework.</w:t>
          </w:r>
        </w:p>
        <w:p w14:paraId="30E1C2FC" w14:textId="598133B8" w:rsidR="001E3791" w:rsidRDefault="00FB08AB" w:rsidP="00C42AA8">
          <w:pPr>
            <w:spacing w:before="240"/>
            <w:rPr>
              <w:rFonts w:ascii="Arial" w:hAnsi="Arial" w:cs="Arial"/>
              <w:sz w:val="24"/>
              <w:szCs w:val="24"/>
            </w:rPr>
          </w:pPr>
          <w:r>
            <w:rPr>
              <w:rFonts w:ascii="Arial" w:hAnsi="Arial" w:cs="Arial"/>
              <w:sz w:val="24"/>
              <w:szCs w:val="24"/>
            </w:rPr>
            <w:t>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as they are currently offered, so it does not require those departments to create new courses or change existing requisites.</w:t>
          </w:r>
        </w:p>
      </w:sdtContent>
    </w:sdt>
    <w:p w14:paraId="60021B6E" w14:textId="77777777" w:rsidR="00C42AA8" w:rsidRDefault="00C42AA8" w:rsidP="00C111F4">
      <w:pPr>
        <w:pStyle w:val="BodyText"/>
        <w:keepNext/>
        <w:keepLines/>
        <w:kinsoku w:val="0"/>
        <w:overflowPunct w:val="0"/>
        <w:spacing w:before="92" w:after="240"/>
        <w:ind w:right="148"/>
        <w:rPr>
          <w:i/>
          <w:iCs/>
          <w:sz w:val="22"/>
          <w:szCs w:val="22"/>
        </w:rPr>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676"/>
            <w:gridCol w:w="1574"/>
          </w:tblGrid>
          <w:tr w:rsidR="00FB08AB" w:rsidRPr="005F71BC" w14:paraId="7A85810E" w14:textId="77777777" w:rsidTr="00C111F4">
            <w:trPr>
              <w:cantSplit/>
              <w:tblHeader/>
              <w:tblCellSpacing w:w="15" w:type="dxa"/>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lastRenderedPageBreak/>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C111F4">
            <w:trPr>
              <w:cantSplit/>
              <w:tblCellSpacing w:w="15" w:type="dxa"/>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6E06C609" w:rsidR="00FB08AB" w:rsidRPr="005F71BC" w:rsidRDefault="00FB08AB" w:rsidP="00B624F4">
                <w:pPr>
                  <w:jc w:val="center"/>
                  <w:rPr>
                    <w:rFonts w:ascii="Arial" w:hAnsi="Arial" w:cs="Arial"/>
                    <w:sz w:val="24"/>
                    <w:szCs w:val="24"/>
                  </w:rPr>
                </w:pPr>
                <w:r>
                  <w:rPr>
                    <w:rFonts w:ascii="Arial" w:hAnsi="Arial" w:cs="Arial"/>
                    <w:sz w:val="24"/>
                    <w:szCs w:val="24"/>
                  </w:rPr>
                  <w:t>7,740</w:t>
                </w:r>
              </w:p>
            </w:tc>
            <w:tc>
              <w:tcPr>
                <w:tcW w:w="0" w:type="auto"/>
                <w:vAlign w:val="center"/>
                <w:hideMark/>
              </w:tcPr>
              <w:p w14:paraId="7D7B34B3" w14:textId="5111242F" w:rsidR="00FB08AB" w:rsidRPr="005F71BC" w:rsidRDefault="00FB08AB" w:rsidP="00B624F4">
                <w:pPr>
                  <w:jc w:val="center"/>
                  <w:rPr>
                    <w:rFonts w:ascii="Arial" w:hAnsi="Arial" w:cs="Arial"/>
                    <w:sz w:val="24"/>
                    <w:szCs w:val="24"/>
                  </w:rPr>
                </w:pPr>
                <w:r>
                  <w:rPr>
                    <w:rFonts w:ascii="Arial" w:hAnsi="Arial" w:cs="Arial"/>
                    <w:b/>
                    <w:bCs/>
                    <w:sz w:val="24"/>
                    <w:szCs w:val="24"/>
                  </w:rPr>
                  <w:t>14.74</w:t>
                </w:r>
              </w:p>
            </w:tc>
          </w:tr>
          <w:tr w:rsidR="00FB08AB" w:rsidRPr="005F71BC" w14:paraId="3352A8C9" w14:textId="77777777" w:rsidTr="00C111F4">
            <w:trPr>
              <w:cantSplit/>
              <w:tblCellSpacing w:w="15" w:type="dxa"/>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0E7A85A8" w:rsidR="00FB08AB" w:rsidRPr="005F71BC" w:rsidRDefault="00FB08AB" w:rsidP="00B624F4">
                <w:pPr>
                  <w:jc w:val="center"/>
                  <w:rPr>
                    <w:rFonts w:ascii="Arial" w:hAnsi="Arial" w:cs="Arial"/>
                    <w:sz w:val="24"/>
                    <w:szCs w:val="24"/>
                  </w:rPr>
                </w:pPr>
                <w:r>
                  <w:rPr>
                    <w:rFonts w:ascii="Arial" w:hAnsi="Arial" w:cs="Arial"/>
                    <w:sz w:val="24"/>
                    <w:szCs w:val="24"/>
                  </w:rPr>
                  <w:t>9,540</w:t>
                </w:r>
              </w:p>
            </w:tc>
            <w:tc>
              <w:tcPr>
                <w:tcW w:w="0" w:type="auto"/>
                <w:vAlign w:val="center"/>
                <w:hideMark/>
              </w:tcPr>
              <w:p w14:paraId="2FD5ACCB" w14:textId="0D662ED0" w:rsidR="00FB08AB" w:rsidRPr="005F71BC" w:rsidRDefault="00FB08AB" w:rsidP="00B624F4">
                <w:pPr>
                  <w:jc w:val="center"/>
                  <w:rPr>
                    <w:rFonts w:ascii="Arial" w:hAnsi="Arial" w:cs="Arial"/>
                    <w:sz w:val="24"/>
                    <w:szCs w:val="24"/>
                  </w:rPr>
                </w:pPr>
                <w:r>
                  <w:rPr>
                    <w:rFonts w:ascii="Arial" w:hAnsi="Arial" w:cs="Arial"/>
                    <w:b/>
                    <w:bCs/>
                    <w:sz w:val="24"/>
                    <w:szCs w:val="24"/>
                  </w:rPr>
                  <w:t>18.17</w:t>
                </w:r>
              </w:p>
            </w:tc>
          </w:tr>
          <w:tr w:rsidR="00FB08AB" w:rsidRPr="005F71BC" w14:paraId="1BA3BF99" w14:textId="77777777" w:rsidTr="00C111F4">
            <w:trPr>
              <w:cantSplit/>
              <w:tblCellSpacing w:w="15" w:type="dxa"/>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241E9E8E" w:rsidR="00FB08AB" w:rsidRPr="005F71BC" w:rsidRDefault="00FB08AB" w:rsidP="00B624F4">
                <w:pPr>
                  <w:jc w:val="center"/>
                  <w:rPr>
                    <w:rFonts w:ascii="Arial" w:hAnsi="Arial" w:cs="Arial"/>
                    <w:sz w:val="24"/>
                    <w:szCs w:val="24"/>
                  </w:rPr>
                </w:pPr>
                <w:r>
                  <w:rPr>
                    <w:rFonts w:ascii="Arial" w:hAnsi="Arial" w:cs="Arial"/>
                    <w:sz w:val="24"/>
                    <w:szCs w:val="24"/>
                  </w:rPr>
                  <w:t>11,340</w:t>
                </w:r>
              </w:p>
            </w:tc>
            <w:tc>
              <w:tcPr>
                <w:tcW w:w="0" w:type="auto"/>
                <w:vAlign w:val="center"/>
                <w:hideMark/>
              </w:tcPr>
              <w:p w14:paraId="66BDD510" w14:textId="45B581E1" w:rsidR="00FB08AB" w:rsidRPr="005F71BC" w:rsidRDefault="00FB08AB" w:rsidP="00B624F4">
                <w:pPr>
                  <w:jc w:val="center"/>
                  <w:rPr>
                    <w:rFonts w:ascii="Arial" w:hAnsi="Arial" w:cs="Arial"/>
                    <w:sz w:val="24"/>
                    <w:szCs w:val="24"/>
                  </w:rPr>
                </w:pPr>
                <w:r>
                  <w:rPr>
                    <w:rFonts w:ascii="Arial" w:hAnsi="Arial" w:cs="Arial"/>
                    <w:b/>
                    <w:bCs/>
                    <w:sz w:val="24"/>
                    <w:szCs w:val="24"/>
                  </w:rPr>
                  <w:t>21.60</w:t>
                </w:r>
              </w:p>
            </w:tc>
          </w:tr>
          <w:tr w:rsidR="00FB08AB" w:rsidRPr="005F71BC" w14:paraId="54FB8C15" w14:textId="77777777" w:rsidTr="00C111F4">
            <w:trPr>
              <w:cantSplit/>
              <w:tblCellSpacing w:w="15" w:type="dxa"/>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5F447BD7" w:rsidR="00FB08AB" w:rsidRPr="005F71BC" w:rsidRDefault="00FB08AB" w:rsidP="00B624F4">
                <w:pPr>
                  <w:jc w:val="center"/>
                  <w:rPr>
                    <w:rFonts w:ascii="Arial" w:hAnsi="Arial" w:cs="Arial"/>
                    <w:sz w:val="24"/>
                    <w:szCs w:val="24"/>
                  </w:rPr>
                </w:pPr>
                <w:r>
                  <w:rPr>
                    <w:rFonts w:ascii="Arial" w:hAnsi="Arial" w:cs="Arial"/>
                    <w:sz w:val="24"/>
                    <w:szCs w:val="24"/>
                  </w:rPr>
                  <w:t>16,830</w:t>
                </w:r>
              </w:p>
            </w:tc>
            <w:tc>
              <w:tcPr>
                <w:tcW w:w="0" w:type="auto"/>
                <w:vAlign w:val="center"/>
                <w:hideMark/>
              </w:tcPr>
              <w:p w14:paraId="732B08BF" w14:textId="614FBE8C" w:rsidR="00FB08AB" w:rsidRPr="005F71BC" w:rsidRDefault="00FB08AB" w:rsidP="00B624F4">
                <w:pPr>
                  <w:jc w:val="center"/>
                  <w:rPr>
                    <w:rFonts w:ascii="Arial" w:hAnsi="Arial" w:cs="Arial"/>
                    <w:sz w:val="24"/>
                    <w:szCs w:val="24"/>
                  </w:rPr>
                </w:pPr>
                <w:r>
                  <w:rPr>
                    <w:rFonts w:ascii="Arial" w:hAnsi="Arial" w:cs="Arial"/>
                    <w:b/>
                    <w:bCs/>
                    <w:sz w:val="24"/>
                    <w:szCs w:val="24"/>
                  </w:rPr>
                  <w:t>32.06</w:t>
                </w:r>
              </w:p>
            </w:tc>
          </w:tr>
          <w:tr w:rsidR="00FB08AB" w:rsidRPr="005F71BC" w14:paraId="7EAB2D54" w14:textId="77777777" w:rsidTr="00C111F4">
            <w:trPr>
              <w:cantSplit/>
              <w:tblCellSpacing w:w="15" w:type="dxa"/>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4B4DD9B9" w:rsidR="00FB08AB" w:rsidRPr="005F71BC" w:rsidRDefault="00FB08AB" w:rsidP="00B624F4">
                <w:pPr>
                  <w:jc w:val="center"/>
                  <w:rPr>
                    <w:rFonts w:ascii="Arial" w:hAnsi="Arial" w:cs="Arial"/>
                    <w:sz w:val="24"/>
                    <w:szCs w:val="24"/>
                  </w:rPr>
                </w:pPr>
                <w:r>
                  <w:rPr>
                    <w:rFonts w:ascii="Arial" w:hAnsi="Arial" w:cs="Arial"/>
                    <w:sz w:val="24"/>
                    <w:szCs w:val="24"/>
                  </w:rPr>
                  <w:t>20,430</w:t>
                </w:r>
              </w:p>
            </w:tc>
            <w:tc>
              <w:tcPr>
                <w:tcW w:w="0" w:type="auto"/>
                <w:vAlign w:val="center"/>
                <w:hideMark/>
              </w:tcPr>
              <w:p w14:paraId="3D44422A" w14:textId="7A4CD007" w:rsidR="00FB08AB" w:rsidRPr="005F71BC" w:rsidRDefault="00FB08AB" w:rsidP="00B624F4">
                <w:pPr>
                  <w:jc w:val="center"/>
                  <w:rPr>
                    <w:rFonts w:ascii="Arial" w:hAnsi="Arial" w:cs="Arial"/>
                    <w:sz w:val="24"/>
                    <w:szCs w:val="24"/>
                  </w:rPr>
                </w:pPr>
                <w:r>
                  <w:rPr>
                    <w:rFonts w:ascii="Arial" w:hAnsi="Arial" w:cs="Arial"/>
                    <w:b/>
                    <w:bCs/>
                    <w:sz w:val="24"/>
                    <w:szCs w:val="24"/>
                  </w:rPr>
                  <w:t>38.91</w:t>
                </w:r>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390F4506" w:rsidR="00FB08AB" w:rsidRPr="005F71BC" w:rsidRDefault="00FB08AB" w:rsidP="00FB08AB">
          <w:pPr>
            <w:rPr>
              <w:rFonts w:ascii="Arial" w:hAnsi="Arial" w:cs="Arial"/>
              <w:sz w:val="24"/>
              <w:szCs w:val="24"/>
            </w:rPr>
          </w:pPr>
          <w:r>
            <w:rPr>
              <w:rFonts w:ascii="Arial" w:hAnsi="Arial" w:cs="Arial"/>
              <w:sz w:val="24"/>
              <w:szCs w:val="24"/>
            </w:rPr>
            <w:t xml:space="preserve">Year 1 is intentionally limited to the foundational and highest-demand courses: AERO 100, AERO 151, and AERO 161. Year 2 expands into agriculture by adding AERO 162. Year 3 adds public safety through AERO 163, broadening the program into agency-based training. </w:t>
          </w:r>
          <w:r>
            <w:rPr>
              <w:rFonts w:ascii="Arial" w:hAnsi="Arial" w:cs="Arial"/>
              <w:sz w:val="24"/>
              <w:szCs w:val="24"/>
            </w:rPr>
            <w:lastRenderedPageBreak/>
            <w:t>Years 4 and 5 assume repeat offerings of the highest-demand courses and modest expansion as the program matures. The projections count AERO sections only. Supporting courses in Geology, Agriculture, Art, Film and Television, and Criminal Justice generate FTES in their home departments and are not included in these totals.</w:t>
          </w:r>
          <w:r w:rsidRPr="005F71BC">
            <w:rPr>
              <w:rStyle w:val="CommentReference"/>
              <w:rFonts w:ascii="Arial" w:hAnsi="Arial" w:cs="Arial"/>
              <w:sz w:val="24"/>
              <w:szCs w:val="24"/>
            </w:rPr>
          </w:r>
          <w:r w:rsidR="002D5B43" w:rsidRPr="005F71BC">
            <w:rPr>
              <w:rStyle w:val="CommentReference"/>
              <w:rFonts w:ascii="Arial" w:hAnsi="Arial" w:cs="Arial"/>
              <w:sz w:val="24"/>
              <w:szCs w:val="24"/>
            </w:rPr>
          </w:r>
          <w:r w:rsidRPr="005F71BC">
            <w:rPr>
              <w:rStyle w:val="CommentReference"/>
              <w:rFonts w:ascii="Arial" w:hAnsi="Arial" w:cs="Arial"/>
              <w:sz w:val="24"/>
              <w:szCs w:val="24"/>
            </w:rPr>
          </w:r>
          <w:r w:rsidRPr="005F71BC">
            <w:rPr>
              <w:rStyle w:val="CommentReference"/>
              <w:rFonts w:ascii="Arial" w:hAnsi="Arial" w:cs="Arial"/>
              <w:sz w:val="24"/>
              <w:szCs w:val="24"/>
            </w:rPr>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D2179BD" w14:textId="77777777" w:rsidTr="005E3C36">
            <w:trPr>
              <w:cantSplit/>
              <w:tblHeader/>
              <w:tblCellSpacing w:w="15" w:type="dxa"/>
            </w:trPr>
            <w:tc>
              <w:tcPr>
                <w:tcW w:w="0" w:type="auto"/>
                <w:tcBorders>
                  <w:bottom w:val="single" w:sz="4" w:space="0" w:color="auto"/>
                </w:tcBorders>
                <w:vAlign w:val="center"/>
                <w:hideMark/>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5E3C36">
            <w:trPr>
              <w:cantSplit/>
              <w:tblCellSpacing w:w="15" w:type="dxa"/>
            </w:trPr>
            <w:tc>
              <w:tcPr>
                <w:tcW w:w="0" w:type="auto"/>
                <w:vAlign w:val="center"/>
                <w:hideMark/>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5E3C36">
            <w:trPr>
              <w:cantSplit/>
              <w:tblCellSpacing w:w="15" w:type="dxa"/>
            </w:trPr>
            <w:tc>
              <w:tcPr>
                <w:tcW w:w="0" w:type="auto"/>
                <w:vAlign w:val="center"/>
                <w:hideMark/>
              </w:tcPr>
              <w:p w14:paraId="257487F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0FD11DC" w14:textId="6C80F90A"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7A2EDAD" w14:textId="23DC5289"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2084EE00" w14:textId="114A6825"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3FD7657F" w14:textId="77777777" w:rsidTr="005E3C36">
            <w:trPr>
              <w:cantSplit/>
              <w:tblCellSpacing w:w="15" w:type="dxa"/>
            </w:trPr>
            <w:tc>
              <w:tcPr>
                <w:tcW w:w="0" w:type="auto"/>
                <w:vAlign w:val="center"/>
                <w:hideMark/>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5E3C36">
            <w:trPr>
              <w:cantSplit/>
              <w:tblCellSpacing w:w="15" w:type="dxa"/>
            </w:trPr>
            <w:tc>
              <w:tcPr>
                <w:tcW w:w="0" w:type="auto"/>
                <w:vAlign w:val="center"/>
                <w:hideMark/>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
              <w:p w14:paraId="32FDA363" w14:textId="77777777" w:rsidR="00FB08AB" w:rsidRPr="005F71BC" w:rsidRDefault="00FB08AB" w:rsidP="00B624F4">
                <w:pPr>
                  <w:rPr>
                    <w:rFonts w:ascii="Arial" w:hAnsi="Arial" w:cs="Arial"/>
                    <w:b/>
                    <w:bCs/>
                    <w:sz w:val="24"/>
                    <w:szCs w:val="24"/>
                  </w:rPr>
                </w:pPr>
              </w:p>
            </w:tc>
            <w:tc>
              <w:tcPr>
                <w:tcW w:w="0" w:type="auto"/>
                <w:vAlign w:val="center"/>
                <w:hideMark/>
              </w:tcPr>
              <w:p w14:paraId="4771E408" w14:textId="77777777" w:rsidR="00FB08AB" w:rsidRPr="005F71BC" w:rsidRDefault="00FB08AB" w:rsidP="00B624F4">
                <w:pPr>
                  <w:rPr>
                    <w:rFonts w:ascii="Arial" w:hAnsi="Arial" w:cs="Arial"/>
                    <w:b/>
                    <w:bCs/>
                    <w:sz w:val="24"/>
                    <w:szCs w:val="24"/>
                  </w:rPr>
                </w:pPr>
              </w:p>
            </w:tc>
            <w:tc>
              <w:tcPr>
                <w:tcW w:w="0" w:type="auto"/>
                <w:vAlign w:val="center"/>
                <w:hideMark/>
              </w:tcPr>
              <w:p w14:paraId="7745E34A" w14:textId="01BE4551" w:rsidR="00FB08AB" w:rsidRPr="005F71BC" w:rsidRDefault="00FB08AB" w:rsidP="00B624F4">
                <w:pPr>
                  <w:rPr>
                    <w:rFonts w:ascii="Arial" w:hAnsi="Arial" w:cs="Arial"/>
                    <w:b/>
                    <w:bCs/>
                    <w:sz w:val="24"/>
                    <w:szCs w:val="24"/>
                  </w:rPr>
                </w:pPr>
                <w:r>
                  <w:rPr>
                    <w:rFonts w:ascii="Arial" w:hAnsi="Arial" w:cs="Arial"/>
                    <w:b/>
                    <w:bCs/>
                    <w:sz w:val="24"/>
                    <w:szCs w:val="24"/>
                  </w:rPr>
                  <w:t>7,740</w:t>
                </w:r>
              </w:p>
            </w:tc>
            <w:tc>
              <w:tcPr>
                <w:tcW w:w="0" w:type="auto"/>
                <w:vAlign w:val="center"/>
                <w:hideMark/>
              </w:tcPr>
              <w:p w14:paraId="4F2D8CA9" w14:textId="7B75EA5F" w:rsidR="00FB08AB" w:rsidRPr="005F71BC" w:rsidRDefault="00FB08AB" w:rsidP="00B624F4">
                <w:pPr>
                  <w:rPr>
                    <w:rFonts w:ascii="Arial" w:hAnsi="Arial" w:cs="Arial"/>
                    <w:b/>
                    <w:bCs/>
                    <w:sz w:val="24"/>
                    <w:szCs w:val="24"/>
                  </w:rPr>
                </w:pPr>
                <w:r>
                  <w:rPr>
                    <w:rFonts w:ascii="Arial" w:hAnsi="Arial" w:cs="Arial"/>
                    <w:b/>
                    <w:bCs/>
                    <w:sz w:val="24"/>
                    <w:szCs w:val="24"/>
                  </w:rPr>
                  <w:t>14.74</w:t>
                </w:r>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4912B01D" w14:textId="77777777" w:rsidTr="005E3C36">
            <w:trPr>
              <w:cantSplit/>
              <w:tblHeader/>
              <w:tblCellSpacing w:w="15" w:type="dxa"/>
            </w:trPr>
            <w:tc>
              <w:tcPr>
                <w:tcW w:w="0" w:type="auto"/>
                <w:tcBorders>
                  <w:bottom w:val="single" w:sz="4" w:space="0" w:color="auto"/>
                </w:tcBorders>
                <w:vAlign w:val="center"/>
                <w:hideMark/>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5E3C36">
            <w:trPr>
              <w:cantSplit/>
              <w:tblCellSpacing w:w="15" w:type="dxa"/>
            </w:trPr>
            <w:tc>
              <w:tcPr>
                <w:tcW w:w="0" w:type="auto"/>
                <w:vAlign w:val="center"/>
                <w:hideMark/>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5E3C36">
            <w:trPr>
              <w:cantSplit/>
              <w:tblCellSpacing w:w="15" w:type="dxa"/>
            </w:trPr>
            <w:tc>
              <w:tcPr>
                <w:tcW w:w="0" w:type="auto"/>
                <w:vAlign w:val="center"/>
                <w:hideMark/>
              </w:tcPr>
              <w:p w14:paraId="2A07E2C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004D91F" w14:textId="30B488F9"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550A1E4D" w14:textId="1F89FBED"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003957FB" w14:textId="0B928154"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49457CFD" w14:textId="77777777" w:rsidTr="005E3C36">
            <w:trPr>
              <w:cantSplit/>
              <w:tblCellSpacing w:w="15" w:type="dxa"/>
            </w:trPr>
            <w:tc>
              <w:tcPr>
                <w:tcW w:w="0" w:type="auto"/>
                <w:vAlign w:val="center"/>
                <w:hideMark/>
              </w:tcPr>
              <w:p w14:paraId="5C8E069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161: Drone Applications in Geospatial Technology</w:t>
                </w:r>
              </w:p>
            </w:tc>
            <w:tc>
              <w:tcPr>
                <w:tcW w:w="0" w:type="auto"/>
                <w:vAlign w:val="center"/>
                <w:hideMark/>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5E3C36">
            <w:trPr>
              <w:cantSplit/>
              <w:tblCellSpacing w:w="15" w:type="dxa"/>
            </w:trPr>
            <w:tc>
              <w:tcPr>
                <w:tcW w:w="0" w:type="auto"/>
                <w:vAlign w:val="center"/>
                <w:hideMark/>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5E3C36">
            <w:trPr>
              <w:cantSplit/>
              <w:tblCellSpacing w:w="15" w:type="dxa"/>
            </w:trPr>
            <w:tc>
              <w:tcPr>
                <w:tcW w:w="0" w:type="auto"/>
                <w:vAlign w:val="center"/>
                <w:hideMark/>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
              <w:p w14:paraId="16C057B2" w14:textId="77777777" w:rsidR="00FB08AB" w:rsidRPr="005F71BC" w:rsidRDefault="00FB08AB" w:rsidP="00B624F4">
                <w:pPr>
                  <w:rPr>
                    <w:rFonts w:ascii="Arial" w:hAnsi="Arial" w:cs="Arial"/>
                    <w:b/>
                    <w:bCs/>
                    <w:sz w:val="24"/>
                    <w:szCs w:val="24"/>
                  </w:rPr>
                </w:pPr>
              </w:p>
            </w:tc>
            <w:tc>
              <w:tcPr>
                <w:tcW w:w="0" w:type="auto"/>
                <w:vAlign w:val="center"/>
                <w:hideMark/>
              </w:tcPr>
              <w:p w14:paraId="6BF0FC09" w14:textId="77777777" w:rsidR="00FB08AB" w:rsidRPr="005F71BC" w:rsidRDefault="00FB08AB" w:rsidP="00B624F4">
                <w:pPr>
                  <w:rPr>
                    <w:rFonts w:ascii="Arial" w:hAnsi="Arial" w:cs="Arial"/>
                    <w:b/>
                    <w:bCs/>
                    <w:sz w:val="24"/>
                    <w:szCs w:val="24"/>
                  </w:rPr>
                </w:pPr>
              </w:p>
            </w:tc>
            <w:tc>
              <w:tcPr>
                <w:tcW w:w="0" w:type="auto"/>
                <w:vAlign w:val="center"/>
                <w:hideMark/>
              </w:tcPr>
              <w:p w14:paraId="1701E433" w14:textId="62B1C2AC" w:rsidR="00FB08AB" w:rsidRPr="005F71BC" w:rsidRDefault="00FB08AB" w:rsidP="00B624F4">
                <w:pPr>
                  <w:rPr>
                    <w:rFonts w:ascii="Arial" w:hAnsi="Arial" w:cs="Arial"/>
                    <w:b/>
                    <w:bCs/>
                    <w:sz w:val="24"/>
                    <w:szCs w:val="24"/>
                  </w:rPr>
                </w:pPr>
                <w:r>
                  <w:rPr>
                    <w:rFonts w:ascii="Arial" w:hAnsi="Arial" w:cs="Arial"/>
                    <w:b/>
                    <w:bCs/>
                    <w:sz w:val="24"/>
                    <w:szCs w:val="24"/>
                  </w:rPr>
                  <w:t>9,540</w:t>
                </w:r>
              </w:p>
            </w:tc>
            <w:tc>
              <w:tcPr>
                <w:tcW w:w="0" w:type="auto"/>
                <w:vAlign w:val="center"/>
                <w:hideMark/>
              </w:tcPr>
              <w:p w14:paraId="3E9C46FA" w14:textId="588628A2" w:rsidR="00FB08AB" w:rsidRPr="005F71BC" w:rsidRDefault="00FB08AB" w:rsidP="00B624F4">
                <w:pPr>
                  <w:rPr>
                    <w:rFonts w:ascii="Arial" w:hAnsi="Arial" w:cs="Arial"/>
                    <w:b/>
                    <w:bCs/>
                    <w:sz w:val="24"/>
                    <w:szCs w:val="24"/>
                  </w:rPr>
                </w:pPr>
                <w:r>
                  <w:rPr>
                    <w:rFonts w:ascii="Arial" w:hAnsi="Arial" w:cs="Arial"/>
                    <w:b/>
                    <w:bCs/>
                    <w:sz w:val="24"/>
                    <w:szCs w:val="24"/>
                  </w:rPr>
                  <w:t>18.17</w:t>
                </w:r>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0E44E9E6" w14:textId="77777777" w:rsidTr="005E3C36">
            <w:trPr>
              <w:cantSplit/>
              <w:tblHeader/>
              <w:tblCellSpacing w:w="15" w:type="dxa"/>
            </w:trPr>
            <w:tc>
              <w:tcPr>
                <w:tcW w:w="0" w:type="auto"/>
                <w:tcBorders>
                  <w:bottom w:val="single" w:sz="4" w:space="0" w:color="auto"/>
                </w:tcBorders>
                <w:vAlign w:val="center"/>
                <w:hideMark/>
              </w:tcPr>
              <w:p w14:paraId="7DBD843F"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5E3C36">
            <w:trPr>
              <w:cantSplit/>
              <w:tblCellSpacing w:w="15" w:type="dxa"/>
            </w:trPr>
            <w:tc>
              <w:tcPr>
                <w:tcW w:w="0" w:type="auto"/>
                <w:vAlign w:val="center"/>
                <w:hideMark/>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5E3C36">
            <w:trPr>
              <w:cantSplit/>
              <w:tblCellSpacing w:w="15" w:type="dxa"/>
            </w:trPr>
            <w:tc>
              <w:tcPr>
                <w:tcW w:w="0" w:type="auto"/>
                <w:vAlign w:val="center"/>
                <w:hideMark/>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87D109B" w14:textId="604A7863"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30F2C9ED" w14:textId="455CE0B0" w:rsidR="00FB08AB" w:rsidRPr="005F71BC" w:rsidRDefault="00FB08AB" w:rsidP="00B624F4">
                <w:pPr>
                  <w:rPr>
                    <w:rFonts w:ascii="Arial" w:hAnsi="Arial" w:cs="Arial"/>
                    <w:sz w:val="24"/>
                    <w:szCs w:val="24"/>
                  </w:rPr>
                </w:pPr>
                <w:r>
                  <w:rPr>
                    <w:rFonts w:ascii="Arial" w:hAnsi="Arial" w:cs="Arial"/>
                    <w:sz w:val="24"/>
                    <w:szCs w:val="24"/>
                  </w:rPr>
                  <w:t>1,440</w:t>
                </w:r>
              </w:p>
            </w:tc>
            <w:tc>
              <w:tcPr>
                <w:tcW w:w="0" w:type="auto"/>
                <w:vAlign w:val="center"/>
                <w:hideMark/>
              </w:tcPr>
              <w:p w14:paraId="6D3944BD" w14:textId="6A0E8208" w:rsidR="00FB08AB" w:rsidRPr="005F71BC" w:rsidRDefault="00FB08AB" w:rsidP="00B624F4">
                <w:pPr>
                  <w:rPr>
                    <w:rFonts w:ascii="Arial" w:hAnsi="Arial" w:cs="Arial"/>
                    <w:sz w:val="24"/>
                    <w:szCs w:val="24"/>
                  </w:rPr>
                </w:pPr>
                <w:r>
                  <w:rPr>
                    <w:rFonts w:ascii="Arial" w:hAnsi="Arial" w:cs="Arial"/>
                    <w:sz w:val="24"/>
                    <w:szCs w:val="24"/>
                  </w:rPr>
                  <w:t>2.74</w:t>
                </w:r>
              </w:p>
            </w:tc>
          </w:tr>
          <w:tr w:rsidR="00FB08AB" w:rsidRPr="005F71BC" w14:paraId="20E37CFE" w14:textId="77777777" w:rsidTr="005E3C36">
            <w:trPr>
              <w:cantSplit/>
              <w:tblCellSpacing w:w="15" w:type="dxa"/>
            </w:trPr>
            <w:tc>
              <w:tcPr>
                <w:tcW w:w="0" w:type="auto"/>
                <w:vAlign w:val="center"/>
                <w:hideMark/>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5E3C36">
            <w:trPr>
              <w:cantSplit/>
              <w:tblCellSpacing w:w="15" w:type="dxa"/>
            </w:trPr>
            <w:tc>
              <w:tcPr>
                <w:tcW w:w="0" w:type="auto"/>
                <w:vAlign w:val="center"/>
                <w:hideMark/>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5E3C36">
            <w:trPr>
              <w:cantSplit/>
              <w:tblCellSpacing w:w="15" w:type="dxa"/>
            </w:trPr>
            <w:tc>
              <w:tcPr>
                <w:tcW w:w="0" w:type="auto"/>
                <w:vAlign w:val="center"/>
                <w:hideMark/>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5E3C36">
            <w:trPr>
              <w:cantSplit/>
              <w:tblCellSpacing w:w="15" w:type="dxa"/>
            </w:trPr>
            <w:tc>
              <w:tcPr>
                <w:tcW w:w="0" w:type="auto"/>
                <w:vAlign w:val="center"/>
                <w:hideMark/>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t>Year 3 Total</w:t>
                </w:r>
              </w:p>
            </w:tc>
            <w:tc>
              <w:tcPr>
                <w:tcW w:w="0" w:type="auto"/>
                <w:vAlign w:val="center"/>
                <w:hideMark/>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
              <w:p w14:paraId="274FEBFC" w14:textId="77777777" w:rsidR="00FB08AB" w:rsidRPr="005F71BC" w:rsidRDefault="00FB08AB" w:rsidP="00B624F4">
                <w:pPr>
                  <w:rPr>
                    <w:rFonts w:ascii="Arial" w:hAnsi="Arial" w:cs="Arial"/>
                    <w:b/>
                    <w:bCs/>
                    <w:sz w:val="24"/>
                    <w:szCs w:val="24"/>
                  </w:rPr>
                </w:pPr>
              </w:p>
            </w:tc>
            <w:tc>
              <w:tcPr>
                <w:tcW w:w="0" w:type="auto"/>
                <w:vAlign w:val="center"/>
                <w:hideMark/>
              </w:tcPr>
              <w:p w14:paraId="401CF92A" w14:textId="77777777" w:rsidR="00FB08AB" w:rsidRPr="005F71BC" w:rsidRDefault="00FB08AB" w:rsidP="00B624F4">
                <w:pPr>
                  <w:rPr>
                    <w:rFonts w:ascii="Arial" w:hAnsi="Arial" w:cs="Arial"/>
                    <w:b/>
                    <w:bCs/>
                    <w:sz w:val="24"/>
                    <w:szCs w:val="24"/>
                  </w:rPr>
                </w:pPr>
              </w:p>
            </w:tc>
            <w:tc>
              <w:tcPr>
                <w:tcW w:w="0" w:type="auto"/>
                <w:vAlign w:val="center"/>
                <w:hideMark/>
              </w:tcPr>
              <w:p w14:paraId="328F9933" w14:textId="0B9FDAF0" w:rsidR="00FB08AB" w:rsidRPr="005F71BC" w:rsidRDefault="00FB08AB" w:rsidP="00B624F4">
                <w:pPr>
                  <w:rPr>
                    <w:rFonts w:ascii="Arial" w:hAnsi="Arial" w:cs="Arial"/>
                    <w:b/>
                    <w:bCs/>
                    <w:sz w:val="24"/>
                    <w:szCs w:val="24"/>
                  </w:rPr>
                </w:pPr>
                <w:r>
                  <w:rPr>
                    <w:rFonts w:ascii="Arial" w:hAnsi="Arial" w:cs="Arial"/>
                    <w:b/>
                    <w:bCs/>
                    <w:sz w:val="24"/>
                    <w:szCs w:val="24"/>
                  </w:rPr>
                  <w:t>11,340</w:t>
                </w:r>
              </w:p>
            </w:tc>
            <w:tc>
              <w:tcPr>
                <w:tcW w:w="0" w:type="auto"/>
                <w:vAlign w:val="center"/>
                <w:hideMark/>
              </w:tcPr>
              <w:p w14:paraId="49F5044E" w14:textId="0E9EF265" w:rsidR="00FB08AB" w:rsidRPr="005F71BC" w:rsidRDefault="00FB08AB" w:rsidP="00B624F4">
                <w:pPr>
                  <w:rPr>
                    <w:rFonts w:ascii="Arial" w:hAnsi="Arial" w:cs="Arial"/>
                    <w:b/>
                    <w:bCs/>
                    <w:sz w:val="24"/>
                    <w:szCs w:val="24"/>
                  </w:rPr>
                </w:pPr>
                <w:r>
                  <w:rPr>
                    <w:rFonts w:ascii="Arial" w:hAnsi="Arial" w:cs="Arial"/>
                    <w:b/>
                    <w:bCs/>
                    <w:sz w:val="24"/>
                    <w:szCs w:val="24"/>
                  </w:rPr>
                  <w:t>21.60</w:t>
                </w:r>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lastRenderedPageBreak/>
            <w:t>Year 4: Expand Repeat Offerings Across Pathways</w:t>
          </w:r>
        </w:p>
        <w:p w14:paraId="52AAD745" w14:textId="77777777" w:rsidR="00FB08AB" w:rsidRPr="005F71BC" w:rsidRDefault="00FB08AB" w:rsidP="005E3C36">
          <w:pPr>
            <w:keepNext/>
            <w:keepLines/>
            <w:rPr>
              <w:rFonts w:ascii="Arial" w:hAnsi="Arial" w:cs="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981"/>
            <w:gridCol w:w="1606"/>
            <w:gridCol w:w="1514"/>
            <w:gridCol w:w="1294"/>
            <w:gridCol w:w="1354"/>
          </w:tblGrid>
          <w:tr w:rsidR="00FB08AB" w:rsidRPr="005F71BC" w14:paraId="1085A12B" w14:textId="77777777" w:rsidTr="005E3C36">
            <w:trPr>
              <w:cantSplit/>
              <w:tblHeader/>
              <w:tblCellSpacing w:w="15" w:type="dxa"/>
            </w:trPr>
            <w:tc>
              <w:tcPr>
                <w:tcW w:w="0" w:type="auto"/>
                <w:tcBorders>
                  <w:bottom w:val="single" w:sz="4" w:space="0" w:color="auto"/>
                </w:tcBorders>
                <w:vAlign w:val="center"/>
                <w:hideMark/>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5E3C36">
            <w:trPr>
              <w:cantSplit/>
              <w:tblCellSpacing w:w="15" w:type="dxa"/>
            </w:trPr>
            <w:tc>
              <w:tcPr>
                <w:tcW w:w="0" w:type="auto"/>
                <w:vAlign w:val="center"/>
                <w:hideMark/>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5E3C36">
            <w:trPr>
              <w:cantSplit/>
              <w:tblCellSpacing w:w="15" w:type="dxa"/>
            </w:trPr>
            <w:tc>
              <w:tcPr>
                <w:tcW w:w="0" w:type="auto"/>
                <w:vAlign w:val="center"/>
                <w:hideMark/>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76EC42F" w14:textId="48540EF8" w:rsidR="00FB08AB" w:rsidRPr="005F71BC" w:rsidRDefault="00FB08AB" w:rsidP="00B624F4">
                <w:pPr>
                  <w:rPr>
                    <w:rFonts w:ascii="Arial" w:hAnsi="Arial" w:cs="Arial"/>
                    <w:sz w:val="24"/>
                    <w:szCs w:val="24"/>
                  </w:rPr>
                </w:pPr>
                <w:r>
                  <w:rPr>
                    <w:rFonts w:ascii="Arial" w:hAnsi="Arial" w:cs="Arial"/>
                    <w:sz w:val="24"/>
                    <w:szCs w:val="24"/>
                  </w:rPr>
                  <w:t>72</w:t>
                </w:r>
              </w:p>
            </w:tc>
            <w:tc>
              <w:tcPr>
                <w:tcW w:w="0" w:type="auto"/>
                <w:vAlign w:val="center"/>
                <w:hideMark/>
              </w:tcPr>
              <w:p w14:paraId="4F691E62" w14:textId="5BCF1C67"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0EBF713E" w14:textId="3381933B"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7075BDA3" w14:textId="77777777" w:rsidTr="005E3C36">
            <w:trPr>
              <w:cantSplit/>
              <w:tblCellSpacing w:w="15" w:type="dxa"/>
            </w:trPr>
            <w:tc>
              <w:tcPr>
                <w:tcW w:w="0" w:type="auto"/>
                <w:vAlign w:val="center"/>
                <w:hideMark/>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5E3C36">
            <w:trPr>
              <w:cantSplit/>
              <w:tblCellSpacing w:w="15" w:type="dxa"/>
            </w:trPr>
            <w:tc>
              <w:tcPr>
                <w:tcW w:w="0" w:type="auto"/>
                <w:vAlign w:val="center"/>
                <w:hideMark/>
              </w:tcPr>
              <w:p w14:paraId="6FF90255"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5E3C36">
            <w:trPr>
              <w:cantSplit/>
              <w:tblCellSpacing w:w="15" w:type="dxa"/>
            </w:trPr>
            <w:tc>
              <w:tcPr>
                <w:tcW w:w="0" w:type="auto"/>
                <w:vAlign w:val="center"/>
                <w:hideMark/>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5E3C36">
            <w:trPr>
              <w:cantSplit/>
              <w:tblCellSpacing w:w="15" w:type="dxa"/>
            </w:trPr>
            <w:tc>
              <w:tcPr>
                <w:tcW w:w="0" w:type="auto"/>
                <w:vAlign w:val="center"/>
                <w:hideMark/>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
              <w:p w14:paraId="1660CE95" w14:textId="77777777" w:rsidR="00FB08AB" w:rsidRPr="005F71BC" w:rsidRDefault="00FB08AB" w:rsidP="00B624F4">
                <w:pPr>
                  <w:rPr>
                    <w:rFonts w:ascii="Arial" w:hAnsi="Arial" w:cs="Arial"/>
                    <w:b/>
                    <w:bCs/>
                    <w:sz w:val="24"/>
                    <w:szCs w:val="24"/>
                  </w:rPr>
                </w:pPr>
              </w:p>
            </w:tc>
            <w:tc>
              <w:tcPr>
                <w:tcW w:w="0" w:type="auto"/>
                <w:vAlign w:val="center"/>
                <w:hideMark/>
              </w:tcPr>
              <w:p w14:paraId="1AE1D644" w14:textId="77777777" w:rsidR="00FB08AB" w:rsidRPr="005F71BC" w:rsidRDefault="00FB08AB" w:rsidP="00B624F4">
                <w:pPr>
                  <w:rPr>
                    <w:rFonts w:ascii="Arial" w:hAnsi="Arial" w:cs="Arial"/>
                    <w:b/>
                    <w:bCs/>
                    <w:sz w:val="24"/>
                    <w:szCs w:val="24"/>
                  </w:rPr>
                </w:pPr>
              </w:p>
            </w:tc>
            <w:tc>
              <w:tcPr>
                <w:tcW w:w="0" w:type="auto"/>
                <w:vAlign w:val="center"/>
                <w:hideMark/>
              </w:tcPr>
              <w:p w14:paraId="64E5A1A7" w14:textId="1BDF56A7" w:rsidR="00FB08AB" w:rsidRPr="005F71BC" w:rsidRDefault="00FB08AB" w:rsidP="00B624F4">
                <w:pPr>
                  <w:rPr>
                    <w:rFonts w:ascii="Arial" w:hAnsi="Arial" w:cs="Arial"/>
                    <w:b/>
                    <w:bCs/>
                    <w:sz w:val="24"/>
                    <w:szCs w:val="24"/>
                  </w:rPr>
                </w:pPr>
                <w:r>
                  <w:rPr>
                    <w:rFonts w:ascii="Arial" w:hAnsi="Arial" w:cs="Arial"/>
                    <w:b/>
                    <w:bCs/>
                    <w:sz w:val="24"/>
                    <w:szCs w:val="24"/>
                  </w:rPr>
                  <w:t>16,830</w:t>
                </w:r>
              </w:p>
            </w:tc>
            <w:tc>
              <w:tcPr>
                <w:tcW w:w="0" w:type="auto"/>
                <w:vAlign w:val="center"/>
                <w:hideMark/>
              </w:tcPr>
              <w:p w14:paraId="58777149" w14:textId="20962BF6" w:rsidR="00FB08AB" w:rsidRPr="005F71BC" w:rsidRDefault="00FB08AB" w:rsidP="00B624F4">
                <w:pPr>
                  <w:rPr>
                    <w:rFonts w:ascii="Arial" w:hAnsi="Arial" w:cs="Arial"/>
                    <w:b/>
                    <w:bCs/>
                    <w:sz w:val="24"/>
                    <w:szCs w:val="24"/>
                  </w:rPr>
                </w:pPr>
                <w:r>
                  <w:rPr>
                    <w:rFonts w:ascii="Arial" w:hAnsi="Arial" w:cs="Arial"/>
                    <w:b/>
                    <w:bCs/>
                    <w:sz w:val="24"/>
                    <w:szCs w:val="24"/>
                  </w:rPr>
                  <w:t>32.06</w:t>
                </w:r>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rsidP="005E3C36">
          <w:pPr>
            <w:keepNext/>
            <w:keepLines/>
            <w:rPr>
              <w:rFonts w:ascii="Arial" w:hAnsi="Arial" w:cs="Arial"/>
              <w:b/>
              <w:bCs/>
              <w:sz w:val="24"/>
              <w:szCs w:val="24"/>
            </w:rPr>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981"/>
            <w:gridCol w:w="1526"/>
            <w:gridCol w:w="2070"/>
            <w:gridCol w:w="1213"/>
            <w:gridCol w:w="1312"/>
          </w:tblGrid>
          <w:tr w:rsidR="00FB08AB" w:rsidRPr="005F71BC" w14:paraId="19A621CE" w14:textId="77777777" w:rsidTr="005E3C36">
            <w:trPr>
              <w:cantSplit/>
              <w:tblHeader/>
              <w:tblCellSpacing w:w="15" w:type="dxa"/>
            </w:trPr>
            <w:tc>
              <w:tcPr>
                <w:tcW w:w="0" w:type="auto"/>
                <w:tcBorders>
                  <w:bottom w:val="single" w:sz="4" w:space="0" w:color="auto"/>
                </w:tcBorders>
                <w:vAlign w:val="center"/>
                <w:hideMark/>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5E3C36">
            <w:trPr>
              <w:cantSplit/>
              <w:tblCellSpacing w:w="15" w:type="dxa"/>
            </w:trPr>
            <w:tc>
              <w:tcPr>
                <w:tcW w:w="0" w:type="auto"/>
                <w:vAlign w:val="center"/>
                <w:hideMark/>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5E3C36">
            <w:trPr>
              <w:cantSplit/>
              <w:tblCellSpacing w:w="15" w:type="dxa"/>
            </w:trPr>
            <w:tc>
              <w:tcPr>
                <w:tcW w:w="0" w:type="auto"/>
                <w:vAlign w:val="center"/>
                <w:hideMark/>
              </w:tcPr>
              <w:p w14:paraId="083EA5F2"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689DEC4C" w14:textId="0C6F3296" w:rsidR="00FB08AB" w:rsidRPr="005F71BC" w:rsidRDefault="00FB08AB" w:rsidP="00B624F4">
                <w:pPr>
                  <w:rPr>
                    <w:rFonts w:ascii="Arial" w:hAnsi="Arial" w:cs="Arial"/>
                    <w:sz w:val="24"/>
                    <w:szCs w:val="24"/>
                  </w:rPr>
                </w:pPr>
                <w:r>
                  <w:rPr>
                    <w:rFonts w:ascii="Arial" w:hAnsi="Arial" w:cs="Arial"/>
                    <w:sz w:val="24"/>
                    <w:szCs w:val="24"/>
                  </w:rPr>
                  <w:t>72</w:t>
                </w:r>
                <w:r w:rsidR="00BC31A2" w:rsidRPr="005F71BC">
                  <w:rPr>
                    <w:rStyle w:val="CommentReference"/>
                    <w:rFonts w:ascii="Arial" w:hAnsi="Arial" w:cs="Arial"/>
                    <w:sz w:val="24"/>
                    <w:szCs w:val="24"/>
                  </w:rPr>
                </w:r>
                <w:r w:rsidRPr="005F71BC">
                  <w:rPr>
                    <w:rStyle w:val="CommentReference"/>
                    <w:rFonts w:ascii="Arial" w:hAnsi="Arial" w:cs="Arial"/>
                    <w:sz w:val="24"/>
                    <w:szCs w:val="24"/>
                  </w:rPr>
                </w:r>
              </w:p>
            </w:tc>
            <w:tc>
              <w:tcPr>
                <w:tcW w:w="0" w:type="auto"/>
                <w:vAlign w:val="center"/>
                <w:hideMark/>
              </w:tcPr>
              <w:p w14:paraId="0D7F218A" w14:textId="2DE1E113" w:rsidR="00FB08AB" w:rsidRPr="005F71BC" w:rsidRDefault="00FB08AB" w:rsidP="00B624F4">
                <w:pPr>
                  <w:rPr>
                    <w:rFonts w:ascii="Arial" w:hAnsi="Arial" w:cs="Arial"/>
                    <w:sz w:val="24"/>
                    <w:szCs w:val="24"/>
                  </w:rPr>
                </w:pPr>
                <w:r>
                  <w:rPr>
                    <w:rFonts w:ascii="Arial" w:hAnsi="Arial" w:cs="Arial"/>
                    <w:sz w:val="24"/>
                    <w:szCs w:val="24"/>
                  </w:rPr>
                  <w:t>2,880</w:t>
                </w:r>
              </w:p>
            </w:tc>
            <w:tc>
              <w:tcPr>
                <w:tcW w:w="0" w:type="auto"/>
                <w:vAlign w:val="center"/>
                <w:hideMark/>
              </w:tcPr>
              <w:p w14:paraId="61365D42" w14:textId="45155C16" w:rsidR="00FB08AB" w:rsidRPr="005F71BC" w:rsidRDefault="00FB08AB" w:rsidP="00B624F4">
                <w:pPr>
                  <w:rPr>
                    <w:rFonts w:ascii="Arial" w:hAnsi="Arial" w:cs="Arial"/>
                    <w:sz w:val="24"/>
                    <w:szCs w:val="24"/>
                  </w:rPr>
                </w:pPr>
                <w:r>
                  <w:rPr>
                    <w:rFonts w:ascii="Arial" w:hAnsi="Arial" w:cs="Arial"/>
                    <w:sz w:val="24"/>
                    <w:szCs w:val="24"/>
                  </w:rPr>
                  <w:t>5.49</w:t>
                </w:r>
              </w:p>
            </w:tc>
          </w:tr>
          <w:tr w:rsidR="00FB08AB" w:rsidRPr="005F71BC" w14:paraId="4B29FF14" w14:textId="77777777" w:rsidTr="005E3C36">
            <w:trPr>
              <w:cantSplit/>
              <w:tblCellSpacing w:w="15" w:type="dxa"/>
            </w:trPr>
            <w:tc>
              <w:tcPr>
                <w:tcW w:w="0" w:type="auto"/>
                <w:vAlign w:val="center"/>
                <w:hideMark/>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5E3C36">
            <w:trPr>
              <w:cantSplit/>
              <w:tblCellSpacing w:w="15" w:type="dxa"/>
            </w:trPr>
            <w:tc>
              <w:tcPr>
                <w:tcW w:w="0" w:type="auto"/>
                <w:vAlign w:val="center"/>
                <w:hideMark/>
              </w:tcPr>
              <w:p w14:paraId="252B8672"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162: Drone Applications in Precision Agriculture</w:t>
                </w:r>
              </w:p>
            </w:tc>
            <w:tc>
              <w:tcPr>
                <w:tcW w:w="0" w:type="auto"/>
                <w:vAlign w:val="center"/>
                <w:hideMark/>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5E3C36">
            <w:trPr>
              <w:cantSplit/>
              <w:tblCellSpacing w:w="15" w:type="dxa"/>
            </w:trPr>
            <w:tc>
              <w:tcPr>
                <w:tcW w:w="0" w:type="auto"/>
                <w:vAlign w:val="center"/>
                <w:hideMark/>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5E3C36">
            <w:trPr>
              <w:cantSplit/>
              <w:tblCellSpacing w:w="15" w:type="dxa"/>
            </w:trPr>
            <w:tc>
              <w:tcPr>
                <w:tcW w:w="0" w:type="auto"/>
                <w:vAlign w:val="center"/>
                <w:hideMark/>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
              <w:p w14:paraId="0A686660" w14:textId="77777777" w:rsidR="00FB08AB" w:rsidRPr="005F71BC" w:rsidRDefault="00FB08AB" w:rsidP="00B624F4">
                <w:pPr>
                  <w:rPr>
                    <w:rFonts w:ascii="Arial" w:hAnsi="Arial" w:cs="Arial"/>
                    <w:sz w:val="24"/>
                    <w:szCs w:val="24"/>
                  </w:rPr>
                </w:pPr>
              </w:p>
            </w:tc>
            <w:tc>
              <w:tcPr>
                <w:tcW w:w="0" w:type="auto"/>
                <w:vAlign w:val="center"/>
                <w:hideMark/>
              </w:tcPr>
              <w:p w14:paraId="622C2C5E" w14:textId="77777777" w:rsidR="00FB08AB" w:rsidRPr="005F71BC" w:rsidRDefault="00FB08AB" w:rsidP="00B624F4">
                <w:pPr>
                  <w:rPr>
                    <w:rFonts w:ascii="Arial" w:hAnsi="Arial" w:cs="Arial"/>
                    <w:sz w:val="24"/>
                    <w:szCs w:val="24"/>
                  </w:rPr>
                </w:pPr>
              </w:p>
            </w:tc>
            <w:tc>
              <w:tcPr>
                <w:tcW w:w="0" w:type="auto"/>
                <w:vAlign w:val="center"/>
                <w:hideMark/>
              </w:tcPr>
              <w:p w14:paraId="53AEF487" w14:textId="16799708" w:rsidR="00FB08AB" w:rsidRPr="005F71BC" w:rsidRDefault="00FB08AB" w:rsidP="00B624F4">
                <w:pPr>
                  <w:rPr>
                    <w:rFonts w:ascii="Arial" w:hAnsi="Arial" w:cs="Arial"/>
                    <w:sz w:val="24"/>
                    <w:szCs w:val="24"/>
                  </w:rPr>
                </w:pPr>
                <w:r>
                  <w:rPr>
                    <w:rFonts w:ascii="Arial" w:hAnsi="Arial" w:cs="Arial"/>
                    <w:b/>
                    <w:bCs/>
                    <w:sz w:val="24"/>
                    <w:szCs w:val="24"/>
                  </w:rPr>
                  <w:t>20,430</w:t>
                </w:r>
              </w:p>
            </w:tc>
            <w:tc>
              <w:tcPr>
                <w:tcW w:w="0" w:type="auto"/>
                <w:vAlign w:val="center"/>
                <w:hideMark/>
              </w:tcPr>
              <w:p w14:paraId="79E7CBD6" w14:textId="2720C5C3" w:rsidR="00FB08AB" w:rsidRPr="005F71BC" w:rsidRDefault="00FB08AB" w:rsidP="00B624F4">
                <w:pPr>
                  <w:rPr>
                    <w:rFonts w:ascii="Arial" w:hAnsi="Arial" w:cs="Arial"/>
                    <w:sz w:val="24"/>
                    <w:szCs w:val="24"/>
                  </w:rPr>
                </w:pPr>
                <w:r>
                  <w:rPr>
                    <w:rFonts w:ascii="Arial" w:hAnsi="Arial" w:cs="Arial"/>
                    <w:b/>
                    <w:bCs/>
                    <w:sz w:val="24"/>
                    <w:szCs w:val="24"/>
                  </w:rPr>
                  <w:t>38.91</w:t>
                </w:r>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6FF1A92D" w:rsidR="00FB08AB" w:rsidRPr="005F71BC" w:rsidRDefault="00FB08AB" w:rsidP="00FB08AB">
          <w:pPr>
            <w:rPr>
              <w:rFonts w:ascii="Arial" w:hAnsi="Arial" w:cs="Arial"/>
              <w:sz w:val="24"/>
              <w:szCs w:val="24"/>
            </w:rPr>
          </w:pPr>
          <w:r>
            <w:rPr>
              <w:rFonts w:ascii="Arial" w:hAnsi="Arial" w:cs="Arial"/>
              <w:sz w:val="24"/>
              <w:szCs w:val="24"/>
            </w:rPr>
            <w:t>Industry advisory input further supports this approach. Advisory partners identified mapping and the ability to operate within FAA regulatory and safety management requirements as the most needed entry-level skills, reinforcing the decision to launch with AERO 151 and AERO 161. They also emphasized the need for training that extends beyond basic certification into applied, job-ready skills. This feedback supports both the expected enrollment in early courses and the continued growth as students pursue more advanced and specialized training.</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9A3E69">
          <w:pPr>
            <w:keepNext/>
            <w:keepLines/>
            <w:rPr>
              <w:rFonts w:ascii="Arial" w:hAnsi="Arial" w:cs="Arial"/>
              <w:sz w:val="24"/>
              <w:szCs w:val="24"/>
            </w:rPr>
          </w:pPr>
          <w:r>
            <w:rPr>
              <w:rFonts w:ascii="Arial" w:hAnsi="Arial" w:cs="Arial"/>
              <w:b/>
              <w:bCs/>
              <w:sz w:val="24"/>
              <w:szCs w:val="24"/>
            </w:rPr>
            <w:t>(c) Any Other Community Colleges in the Area Offering This Program</w:t>
          </w:r>
        </w:p>
        <w:p w14:paraId="525D42A8" w14:textId="6949FC90" w:rsidR="00FB08AB" w:rsidRPr="005F71BC" w:rsidRDefault="00FB08AB" w:rsidP="00FB08AB">
          <w:pPr>
            <w:rPr>
              <w:rFonts w:ascii="Arial" w:hAnsi="Arial" w:cs="Arial"/>
              <w:sz w:val="24"/>
              <w:szCs w:val="24"/>
            </w:rPr>
          </w:pPr>
          <w:r>
            <w:rPr>
              <w:rFonts w:ascii="Arial" w:hAnsi="Arial" w:cs="Arial"/>
              <w:sz w:val="24"/>
              <w:szCs w:val="24"/>
            </w:rPr>
            <w:t>Nearby offerings include individual drone courses and developing certificate programs. Regional coordination should consider both current instruction and proposals moving through approval.</w:t>
          </w:r>
        </w:p>
        <w:p w14:paraId="610BAEB7" w14:textId="646B2004" w:rsidR="00FB08AB" w:rsidRPr="005F71BC" w:rsidRDefault="00FB08AB" w:rsidP="002D5B43">
          <w:pPr>
            <w:rPr>
              <w:rFonts w:ascii="Arial" w:hAnsi="Arial" w:cs="Arial"/>
              <w:sz w:val="24"/>
              <w:szCs w:val="24"/>
            </w:rPr>
          </w:pPr>
          <w:r>
            <w:rPr>
              <w:rFonts w:ascii="Arial" w:hAnsi="Arial" w:cs="Arial"/>
              <w:sz w:val="24"/>
              <w:szCs w:val="24"/>
            </w:rPr>
            <w:t xml:space="preserve">Allan Hancock College has submitted a Drone Piloting and Imaging Certificate of Achievement proposal to the South Central Coast Regional Consortium. Its proposed curriculum includes drone operations, aerial imaging, and applied data collection. </w:t>
          </w:r>
        </w:p>
        <w:p w14:paraId="183A8B28" w14:textId="77777777" w:rsidR="00FB08AB" w:rsidRPr="005F71BC" w:rsidRDefault="00FB08AB" w:rsidP="002D5B43">
          <w:pPr>
            <w:keepNext/>
            <w:keepLines/>
            <w:rPr>
              <w:rFonts w:ascii="Arial" w:hAnsi="Arial" w:cs="Arial"/>
              <w:sz w:val="24"/>
              <w:szCs w:val="24"/>
            </w:rPr>
          </w:pPr>
          <w:r>
            <w:rPr>
              <w:rFonts w:ascii="Arial" w:hAnsi="Arial" w:cs="Arial"/>
              <w:b/>
              <w:bCs/>
              <w:sz w:val="24"/>
              <w:szCs w:val="24"/>
            </w:rPr>
            <w:lastRenderedPageBreak/>
            <w:t>(d) Any Other District Programs Currently Offered That Are Related to This Program</w:t>
          </w:r>
          <w:r>
            <w:rPr>
              <w:rFonts w:ascii="Arial" w:hAnsi="Arial" w:cs="Arial"/>
              <w:sz w:val="24"/>
              <w:szCs w:val="24"/>
            </w:rPr>
            <w:t>.</w:t>
          </w:r>
        </w:p>
        <w:p w14:paraId="18F94DDB" w14:textId="3BE20BEC" w:rsidR="00FB08AB" w:rsidRPr="005F71BC" w:rsidRDefault="00FB08AB" w:rsidP="00FB08AB">
          <w:pPr>
            <w:spacing w:after="0" w:line="240" w:lineRule="auto"/>
            <w:rPr>
              <w:rFonts w:ascii="Arial" w:hAnsi="Arial" w:cs="Arial"/>
              <w:sz w:val="24"/>
              <w:szCs w:val="24"/>
            </w:rPr>
          </w:pPr>
          <w:r>
            <w:rPr>
              <w:rFonts w:ascii="Arial" w:hAnsi="Arial" w:cs="Arial"/>
              <w:sz w:val="24"/>
              <w:szCs w:val="24"/>
            </w:rPr>
            <w:t>Because drone operations are inherently interdisciplinary, the drone program is deeply related to and directly shares coursework with several existing district programs. Related existing programs include:</w:t>
          </w:r>
        </w:p>
        <w:p w14:paraId="2F2C999C" w14:textId="64A786FC"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Geographic Information Systems (GIS): Related through the GIS Certificate of Achievement. The drone program utilizes GEOL 230 (Introduction to Geographic Information Systems), GEOL 231 (Advanced Geographic Information Systems), and GEOL 234 (Introduction to Remote Sensing) as core and supporting electives for its mapping tracks.</w:t>
          </w:r>
          <w:r w:rsidRPr="005F71BC">
            <w:rPr>
              <w:rStyle w:val="CommentReference"/>
              <w:rFonts w:ascii="Arial" w:hAnsi="Arial" w:cs="Arial"/>
              <w:sz w:val="24"/>
              <w:szCs w:val="24"/>
            </w:rPr>
          </w:r>
        </w:p>
        <w:p w14:paraId="5D0DC159" w14:textId="03D83BA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 xml:space="preserve">Agriculture: Related through the A.S.-T. in Agriculture Plant Science. The </w:t>
          </w:r>
          <w:del w:id="1100" w:author="Codex" w:date="2026-10-27T14:43:45Z">
            <w:r>
              <w:rPr>
                <w:rFonts w:ascii="Arial" w:hAnsi="Arial" w:cs="Arial"/>
                <w:sz w:val="24"/>
                <w:szCs w:val="24"/>
              </w:rPr>
              <w:delText xml:space="preserve">Agricultural Drone Applications</w:delText>
            </w:r>
          </w:del>
          <w:ins w:id="1101" w:author="Codex" w:date="2026-10-27T14:43:45Z">
            <w:r>
              <w:rPr>
                <w:rFonts w:ascii="Arial" w:hAnsi="Arial" w:cs="Arial"/>
                <w:sz w:val="24"/>
                <w:szCs w:val="24"/>
              </w:rPr>
              <w:t xml:space="preserve">Agricultural UAS Applications</w:t>
            </w:r>
          </w:ins>
          <w:r>
            <w:rPr>
              <w:rFonts w:ascii="Arial" w:hAnsi="Arial" w:cs="Arial"/>
              <w:sz w:val="24"/>
              <w:szCs w:val="24"/>
            </w:rPr>
            <w:t xml:space="preserve"> certificate relies on the existing AGPS 242 (Introduction to Plant Science), and the Certificate of Achievement also draws on AGPS 246, AGPS 250, and AGPS 251.</w:t>
          </w:r>
        </w:p>
        <w:p w14:paraId="73BF5EB4" w14:textId="5AAD656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 xml:space="preserve">Art &amp; Photography: Related through the Photography Certificate of Achievement. The </w:t>
          </w:r>
          <w:del w:id="1102" w:author="Codex" w:date="2026-10-27T14:43:45Z">
            <w:r>
              <w:rPr>
                <w:rFonts w:ascii="Arial" w:hAnsi="Arial" w:cs="Arial"/>
                <w:sz w:val="24"/>
                <w:szCs w:val="24"/>
              </w:rPr>
              <w:delText xml:space="preserve">Drone Media Production</w:delText>
            </w:r>
          </w:del>
          <w:ins w:id="1103" w:author="Codex" w:date="2026-10-27T14:43:45Z">
            <w:r>
              <w:rPr>
                <w:rFonts w:ascii="Arial" w:hAnsi="Arial" w:cs="Arial"/>
                <w:sz w:val="24"/>
                <w:szCs w:val="24"/>
              </w:rPr>
              <w:t xml:space="preserve">UAS Media Production</w:t>
            </w:r>
          </w:ins>
          <w:r>
            <w:rPr>
              <w:rFonts w:ascii="Arial" w:hAnsi="Arial" w:cs="Arial"/>
              <w:sz w:val="24"/>
              <w:szCs w:val="24"/>
            </w:rPr>
            <w:t xml:space="preserve"> certificate utilizes the existing ART 249A (Digital Photography I).</w:t>
          </w:r>
        </w:p>
        <w:p w14:paraId="0FA10466" w14:textId="49174920"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Film, Television, and Electronic Media: Related through the A.S.-T. in Film, Television, and Electronic Media, utilizing the existing FTVE 223 (Introduction to Motion Picture and TV Production) and FTVE 221 (Introduction to Electronic Media).</w:t>
          </w:r>
        </w:p>
        <w:p w14:paraId="2F326AD6" w14:textId="1C6EEF2B" w:rsidR="002B1E5A" w:rsidRDefault="00000000">
          <w:pPr>
            <w:numPr>
              <w:ilvl w:val="0"/>
              <w:numId w:val="21"/>
            </w:numPr>
            <w:spacing w:after="0"/>
            <w:rPr>
              <w:rFonts w:ascii="Arial" w:hAnsi="Arial" w:cs="Arial"/>
              <w:sz w:val="24"/>
              <w:szCs w:val="24"/>
            </w:rPr>
          </w:pPr>
          <w:r>
            <w:rPr>
              <w:rFonts w:ascii="Arial" w:hAnsi="Arial" w:cs="Arial"/>
              <w:sz w:val="24"/>
              <w:szCs w:val="24"/>
            </w:rPr>
            <w:t xml:space="preserve">Criminal Justice: The </w:t>
          </w:r>
          <w:del w:id="1104" w:author="Codex" w:date="2026-10-27T14:43:45Z">
            <w:r>
              <w:rPr>
                <w:rFonts w:ascii="Arial" w:hAnsi="Arial" w:cs="Arial"/>
                <w:sz w:val="24"/>
                <w:szCs w:val="24"/>
              </w:rPr>
              <w:delText xml:space="preserve">Public Safety Drone Operations</w:delText>
            </w:r>
          </w:del>
          <w:ins w:id="1105" w:author="Codex" w:date="2026-10-27T14:43:45Z">
            <w:r>
              <w:rPr>
                <w:rFonts w:ascii="Arial" w:hAnsi="Arial" w:cs="Arial"/>
                <w:sz w:val="24"/>
                <w:szCs w:val="24"/>
              </w:rPr>
              <w:t xml:space="preserve">Public Safety UAS Operations</w:t>
            </w:r>
          </w:ins>
          <w:r>
            <w:rPr>
              <w:rFonts w:ascii="Arial" w:hAnsi="Arial" w:cs="Arial"/>
              <w:sz w:val="24"/>
              <w:szCs w:val="24"/>
            </w:rPr>
            <w:t xml:space="preserve"> certificate uses the existing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r w:rsidR="00AA1CE4">
            <w:rPr>
              <w:rStyle w:val="CommentReference"/>
              <w:rFonts w:ascii="Arial" w:hAnsi="Arial" w:cs="Arial"/>
              <w:sz w:val="24"/>
              <w:szCs w:val="24"/>
            </w:rPr>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2D5B43">
      <w:pPr>
        <w:pStyle w:val="BodyText"/>
        <w:keepNext/>
        <w:keepLines/>
        <w:kinsoku w:val="0"/>
        <w:overflowPunct w:val="0"/>
        <w:spacing w:before="92"/>
        <w:ind w:right="115"/>
        <w:rPr>
          <w:i/>
          <w:iCs/>
          <w:sz w:val="22"/>
          <w:szCs w:val="22"/>
        </w:rPr>
      </w:pPr>
      <w:r>
        <w:rPr>
          <w:b/>
          <w:bCs/>
        </w:rPr>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6BFFB3EA" w:rsidR="00FB08AB" w:rsidRPr="005F71BC" w:rsidRDefault="00FB08AB" w:rsidP="00FB08AB">
          <w:pPr>
            <w:spacing w:before="240"/>
            <w:rPr>
              <w:rFonts w:ascii="Arial" w:hAnsi="Arial" w:cs="Arial"/>
              <w:sz w:val="24"/>
              <w:szCs w:val="24"/>
            </w:rPr>
          </w:pPr>
          <w:r>
            <w:rPr>
              <w:rFonts w:ascii="Arial" w:hAnsi="Arial" w:cs="Arial"/>
              <w:sz w:val="24"/>
              <w:szCs w:val="24"/>
            </w:rPr>
            <w:t xml:space="preserve">The </w:t>
          </w:r>
          <w:del w:id="1106" w:author="Codex" w:date="2026-10-27T14:43:45Z">
            <w:r>
              <w:rPr>
                <w:rFonts w:ascii="Arial" w:hAnsi="Arial" w:cs="Arial"/>
                <w:sz w:val="24"/>
                <w:szCs w:val="24"/>
              </w:rPr>
              <w:delText xml:space="preserve">Drone Technology Program</w:delText>
            </w:r>
          </w:del>
          <w:ins w:id="1107" w:author="Codex" w:date="2026-10-27T14:43:45Z">
            <w:r>
              <w:rPr>
                <w:rFonts w:ascii="Arial" w:hAnsi="Arial" w:cs="Arial"/>
                <w:sz w:val="24"/>
                <w:szCs w:val="24"/>
              </w:rPr>
              <w:t xml:space="preserve">UAS Technology Program</w:t>
            </w:r>
          </w:ins>
          <w:r>
            <w:rPr>
              <w:rFonts w:ascii="Arial" w:hAnsi="Arial" w:cs="Arial"/>
              <w:sz w:val="24"/>
              <w:szCs w:val="24"/>
            </w:rPr>
            <w:t xml:space="preserve"> is designed to be delivered primarily through an adjunct faculty model, drawing on industry practitioners with current, applied experience in uncrewed aircraft systems. This approach reflects the rapidly evolving nature of the field and supports instruction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 xml:space="preserve">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w:t>
          </w:r>
          <w:r>
            <w:rPr>
              <w:rFonts w:ascii="Arial" w:hAnsi="Arial" w:cs="Arial"/>
              <w:sz w:val="24"/>
              <w:szCs w:val="24"/>
            </w:rPr>
            <w:lastRenderedPageBreak/>
            <w:t>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Faculty assigned to the program will be required to meet California Community College minimum qualifications for Career Technical Education disciplines. In addition, instructors 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The program is intentionally structured to operate effectively under an adjunct-driven model. As the program matures, enrollment stabilizes, and the scope of offerings expands, the college will evaluate the need for a dedicated full-time faculty position to support long-term 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2D5B43">
      <w:pPr>
        <w:keepNext/>
        <w:keepLines/>
        <w:rPr>
          <w:rFonts w:ascii="Arial" w:hAnsi="Arial" w:cs="Arial"/>
          <w:sz w:val="24"/>
          <w:szCs w:val="24"/>
        </w:rPr>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1635C8E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The </w:t>
          </w:r>
          <w:del w:id="1108" w:author="Codex" w:date="2026-10-27T14:43:45Z">
            <w:r>
              <w:rPr>
                <w:rFonts w:ascii="Arial" w:eastAsia="Aptos" w:hAnsi="Arial" w:cs="Arial"/>
                <w:kern w:val="2"/>
                <w:sz w:val="24"/>
                <w:szCs w:val="24"/>
                <w14:ligatures w14:val="standardContextual"/>
              </w:rPr>
              <w:delText xml:space="preserve">Drone Technology Program</w:delText>
            </w:r>
          </w:del>
          <w:ins w:id="1109" w:author="Codex" w:date="2026-10-27T14:43:45Z">
            <w:r>
              <w:rPr>
                <w:rFonts w:ascii="Arial" w:eastAsia="Aptos" w:hAnsi="Arial" w:cs="Arial"/>
                <w:kern w:val="2"/>
                <w:sz w:val="24"/>
                <w:szCs w:val="24"/>
                <w14:ligatures w14:val="standardContextual"/>
              </w:rPr>
              <w:t xml:space="preserve">UAS Technology Program</w:t>
            </w:r>
          </w:ins>
          <w:r>
            <w:rPr>
              <w:rFonts w:ascii="Arial" w:eastAsia="Aptos" w:hAnsi="Arial" w:cs="Arial"/>
              <w:kern w:val="2"/>
              <w:sz w:val="24"/>
              <w:szCs w:val="24"/>
              <w14:ligatures w14:val="standardContextual"/>
            </w:rPr>
            <w:t xml:space="preserve"> will require specialized equipment, software, and course development resources to support hands-on instruction in flight operations, mapping, agriculture, and public safety. Equipment acquisition is intentionally sequenced with the phased course rollout so the college can use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409"/>
            <w:gridCol w:w="4547"/>
            <w:gridCol w:w="1314"/>
          </w:tblGrid>
          <w:tr w:rsidR="00FB08AB" w:rsidRPr="005F71BC" w14:paraId="5D61CE99" w14:textId="77777777" w:rsidTr="002D5B43">
            <w:trPr>
              <w:cantSplit/>
              <w:tblHeader/>
              <w:tblCellSpacing w:w="15" w:type="dxa"/>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2D5B43">
            <w:trPr>
              <w:cantSplit/>
              <w:tblCellSpacing w:w="15" w:type="dxa"/>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05345243"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Existing DJI 4T and DJI 4E platforms will support initial mapping and thermal imaging instruction. Year 1 purchases will add 12 to 16 drones that AERO 100 students build, troubleshoot, and fly, along with mapping software, field equipment, and an NDAA-compliant enterprise platform.</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2D5B43">
            <w:trPr>
              <w:cantSplit/>
              <w:tblCellSpacing w:w="15" w:type="dxa"/>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114A77D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w:t>
                </w:r>
                <w:r w:rsidRPr="005F71BC">
                  <w:rPr>
                    <w:rStyle w:val="CommentReference"/>
                    <w:rFonts w:ascii="Arial" w:eastAsia="Aptos" w:hAnsi="Arial" w:cs="Arial"/>
                    <w:kern w:val="2"/>
                    <w:sz w:val="24"/>
                    <w:szCs w:val="24"/>
                    <w14:ligatures w14:val="standardContextual"/>
                  </w:rPr>
                </w:r>
                <w:r w:rsidR="002D5B43"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2D5B43">
            <w:trPr>
              <w:cantSplit/>
              <w:tblCellSpacing w:w="15" w:type="dxa"/>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6674"/>
            <w:gridCol w:w="1369"/>
          </w:tblGrid>
          <w:tr w:rsidR="00FB08AB" w:rsidRPr="005F71BC" w14:paraId="416A2782" w14:textId="77777777" w:rsidTr="002D5B43">
            <w:trPr>
              <w:cantSplit/>
              <w:tblHeader/>
              <w:tblCellSpacing w:w="15" w:type="dxa"/>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2D5B43">
            <w:trPr>
              <w:cantSplit/>
              <w:tblCellSpacing w:w="15" w:type="dxa"/>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2D5B43">
            <w:trPr>
              <w:cantSplit/>
              <w:tblCellSpacing w:w="15" w:type="dxa"/>
            </w:trPr>
            <w:tc>
              <w:tcPr>
                <w:tcW w:w="0" w:type="auto"/>
                <w:vAlign w:val="center"/>
                <w:hideMark/>
              </w:tcPr>
              <w:p w14:paraId="5A488B70" w14:textId="0A002B46"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NDAA-compliant enterprise platform</w:t>
                </w:r>
              </w:p>
            </w:tc>
            <w:tc>
              <w:tcPr>
                <w:tcW w:w="0" w:type="auto"/>
                <w:vAlign w:val="center"/>
                <w:hideMark/>
              </w:tcPr>
              <w:p w14:paraId="2C1A31DD" w14:textId="1D9C650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mission planning and enterprise operations in AERO 151, mapping and data collection in AERO 161, and utility, infrastructure, and public safety scenarios. Platform and payload selection will be based on instructional needs, applicable procurement requirements, and verified capabilities, including imaging and automated mission planning where supported.</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2D5B43">
            <w:trPr>
              <w:cantSplit/>
              <w:tblCellSpacing w:w="15" w:type="dxa"/>
            </w:trPr>
            <w:tc>
              <w:tcPr>
                <w:tcW w:w="0" w:type="auto"/>
                <w:vAlign w:val="center"/>
                <w:hideMark/>
              </w:tcPr>
              <w:p w14:paraId="6222A770" w14:textId="1839031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w:t>
                </w:r>
              </w:p>
            </w:tc>
            <w:tc>
              <w:tcPr>
                <w:tcW w:w="0" w:type="auto"/>
                <w:vAlign w:val="center"/>
                <w:hideMark/>
              </w:tcPr>
              <w:p w14:paraId="667E655A" w14:textId="51668CEC"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A platform in this class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2D5B43">
            <w:trPr>
              <w:cantSplit/>
              <w:tblCellSpacing w:w="15" w:type="dxa"/>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w:t>
          </w:r>
        </w:p>
        <w:p w14:paraId="4BE756C6" w14:textId="5A22283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needed to finalize Course Outlines of Record, develop lab exercises, create assessments, and align instruction with current FAA Part 107 requirements, proposed Part 108 developments, safety principles informed by 14 CFR Part 5, and applied mapping, agriculture, and public safety practices.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2D5B43">
            <w:trPr>
              <w:cantSplit/>
              <w:tblHeader/>
              <w:tblCellSpacing w:w="15" w:type="dxa"/>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lastRenderedPageBreak/>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2D5B43">
            <w:trPr>
              <w:cantSplit/>
              <w:tblCellSpacing w:w="15" w:type="dxa"/>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2D5B43">
            <w:trPr>
              <w:cantSplit/>
              <w:tblCellSpacing w:w="15" w:type="dxa"/>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2D5B43">
            <w:trPr>
              <w:cantSplit/>
              <w:tblCellSpacing w:w="15" w:type="dxa"/>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2D5B43">
            <w:trPr>
              <w:cantSplit/>
              <w:tblCellSpacing w:w="15" w:type="dxa"/>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2D5B43">
          <w:pPr>
            <w:keepNext/>
            <w:keepLines/>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4011"/>
          </w:tblGrid>
          <w:tr w:rsidR="00FB08AB" w:rsidRPr="005F71BC" w14:paraId="73BC57CA" w14:textId="77777777" w:rsidTr="002D5B43">
            <w:trPr>
              <w:cantSplit/>
              <w:tblHeader/>
              <w:tblCellSpacing w:w="15" w:type="dxa"/>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2D5B43">
            <w:trPr>
              <w:cantSplit/>
              <w:tblCellSpacing w:w="15" w:type="dxa"/>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2D5B43">
            <w:trPr>
              <w:cantSplit/>
              <w:tblCellSpacing w:w="15" w:type="dxa"/>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2D5B43">
            <w:trPr>
              <w:cantSplit/>
              <w:tblCellSpacing w:w="15" w:type="dxa"/>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del w:id="1116" w:author="Codex" w:date="2026-10-27T14:43:45Z">
                  <w:r w:rsidRPr="009A3E69">
                    <w:rPr>
                      <w:rFonts w:ascii="Arial" w:eastAsia="Aptos" w:hAnsi="Arial" w:cs="Arial"/>
                      <w:b/>
                      <w:bCs/>
                      <w:kern w:val="2"/>
                      <w:sz w:val="24"/>
                      <w:szCs w:val="24"/>
                      <w:highlight w:val="yellow"/>
                      <w14:ligatures w14:val="standardContextual"/>
                    </w:rPr>
                    <w:delText xml:space="preserve">$217,000 – $350,000</w:delText>
                  </w:r>
                </w:del>
                <w:ins w:id="1117" w:author="Codex" w:date="2026-10-27T14:43:45Z">
                  <w:r w:rsidRPr="009A3E69">
                    <w:rPr>
                      <w:rFonts w:ascii="Arial" w:eastAsia="Aptos" w:hAnsi="Arial" w:cs="Arial"/>
                      <w:b/>
                      <w:bCs/>
                      <w:kern w:val="2"/>
                      <w:sz w:val="24"/>
                      <w:szCs w:val="24"/>
                      <w:highlight w:val="yellow"/>
                      <w14:ligatures w14:val="standardContextual"/>
                    </w:rPr>
                    <w:t xml:space="preserve">$217,000 – $365,000</w:t>
                  </w:r>
                </w:ins>
                <w:r w:rsidRPr="005F71BC">
                  <w:rPr>
                    <w:rStyle w:val="CommentReference"/>
                    <w:rFonts w:ascii="Arial" w:eastAsia="Aptos" w:hAnsi="Arial" w:cs="Arial"/>
                    <w:kern w:val="2"/>
                    <w:sz w:val="24"/>
                    <w:szCs w:val="24"/>
                    <w14:ligatures w14:val="standardContextual"/>
                  </w:rPr>
                </w:r>
                <w:r w:rsidR="002D5B43"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r w:rsidRPr="005F71BC">
                  <w:rPr>
                    <w:rStyle w:val="CommentReference"/>
                    <w:rFonts w:ascii="Arial" w:eastAsia="Aptos" w:hAnsi="Arial" w:cs="Arial"/>
                    <w:kern w:val="2"/>
                    <w:sz w:val="24"/>
                    <w:szCs w:val="24"/>
                    <w14:ligatures w14:val="standardContextual"/>
                  </w:rPr>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395A49D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(for example, the Inspired Flight IF800 Tomcat)</w:t>
          </w:r>
          <w:r>
            <w:rPr>
              <w:rFonts w:ascii="Arial" w:eastAsia="Aptos" w:hAnsi="Arial" w:cs="Arial"/>
              <w:kern w:val="2"/>
              <w:sz w:val="24"/>
              <w:szCs w:val="24"/>
              <w14:ligatures w14:val="standardContextual"/>
            </w:rPr>
            <w:t xml:space="preserve"> </w:t>
          </w:r>
          <w:r w:rsidR="002D5B43">
            <w:rPr>
              <w:rStyle w:val="CommentReference"/>
              <w:rFonts w:ascii="Arial" w:eastAsia="Aptos" w:hAnsi="Arial" w:cs="Arial"/>
              <w:kern w:val="2"/>
              <w:sz w:val="24"/>
              <w:szCs w:val="24"/>
              <w14:ligatures w14:val="standardContextual"/>
            </w:rPr>
          </w:r>
          <w:r w:rsidR="006270E5">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Style w:val="CommentReference"/>
              <w:rFonts w:ascii="Arial" w:eastAsia="Aptos" w:hAnsi="Arial" w:cs="Arial"/>
              <w:kern w:val="2"/>
              <w:sz w:val="24"/>
              <w:szCs w:val="24"/>
              <w14:ligatures w14:val="standardContextual"/>
            </w:rPr>
          </w:r>
          <w:r>
            <w:rPr>
              <w:rFonts w:ascii="Arial" w:eastAsia="Aptos" w:hAnsi="Arial" w:cs="Arial"/>
              <w:kern w:val="2"/>
              <w:sz w:val="24"/>
              <w:szCs w:val="24"/>
              <w14:ligatures w14:val="standardContextual"/>
            </w:rPr>
            <w:t xml:space="preserve">would give students experience with the type of secure aircraft used in utility, infrastructure, and public agency drone programs, supporting mission planning and operations in AERO 151 and data collection in AERO 161. In Year 2, adding a heavy-lift, NDAA-compliant payload platform would support crop monitoring and advanced agricultural data collection by allowing students to work with multispectral, thermal, and future LiDAR-capable payloads. Agricultural spray operations </w:t>
          </w:r>
          <w:r>
            <w:rPr>
              <w:rFonts w:ascii="Arial" w:eastAsia="Aptos" w:hAnsi="Arial" w:cs="Arial"/>
              <w:kern w:val="2"/>
              <w:sz w:val="24"/>
              <w:szCs w:val="24"/>
              <w14:ligatures w14:val="standardContextual"/>
            </w:rPr>
            <w:lastRenderedPageBreak/>
            <w:t>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202CE32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allows purchases to be evaluated against the requirements of each funding source.</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6270E5">
      <w:pPr>
        <w:pStyle w:val="BodyText"/>
        <w:keepNext/>
        <w:keepLines/>
        <w:kinsoku w:val="0"/>
        <w:overflowPunct w:val="0"/>
        <w:spacing w:after="240"/>
        <w:rPr>
          <w:b/>
          <w:bCs/>
          <w:spacing w:val="-2"/>
        </w:rPr>
      </w:pPr>
      <w:r>
        <w:rPr>
          <w:b/>
          <w:bCs/>
        </w:rPr>
        <w:t>Facility</w:t>
      </w:r>
      <w:r>
        <w:rPr>
          <w:b/>
          <w:bCs/>
          <w:spacing w:val="-3"/>
        </w:rPr>
        <w:t xml:space="preserve"> </w:t>
      </w:r>
      <w:r>
        <w:rPr>
          <w:b/>
          <w:bCs/>
        </w:rPr>
        <w:t>Needs</w:t>
      </w:r>
      <w:r>
        <w:rPr>
          <w:b/>
          <w:bCs/>
          <w:spacing w:val="-3"/>
        </w:rPr>
        <w:t xml:space="preserve"> </w:t>
      </w:r>
      <w:r>
        <w:rPr>
          <w:b/>
          <w:bCs/>
        </w:rPr>
        <w:t xml:space="preserve">/ </w:t>
      </w:r>
      <w:r>
        <w:rPr>
          <w:b/>
          <w:bCs/>
          <w:spacing w:val="-2"/>
        </w:rPr>
        <w:t>Costs:</w:t>
      </w:r>
      <w:r w:rsidR="006270E5" w:rsidRPr="009C4FEF">
        <w:rPr>
          <w:rStyle w:val="CommentReference"/>
          <w:b/>
          <w:bCs/>
          <w:spacing w:val="-2"/>
          <w:sz w:val="24"/>
          <w:szCs w:val="24"/>
        </w:rPr>
      </w:r>
      <w:r w:rsidR="00FB08AB" w:rsidRPr="009C4FEF">
        <w:rPr>
          <w:rStyle w:val="CommentReference"/>
          <w:b/>
          <w:bCs/>
          <w:spacing w:val="-2"/>
          <w:sz w:val="24"/>
          <w:szCs w:val="24"/>
        </w:rPr>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 xml:space="preserve">Spray Mission Training Area: AERO 162 spray instruction is conducted with water only and requires open space suitable for agricultural spray missions. Instruction will take </w:t>
          </w:r>
          <w:r>
            <w:rPr>
              <w:rFonts w:ascii="Arial" w:hAnsi="Arial" w:cs="Arial"/>
              <w:sz w:val="24"/>
              <w:szCs w:val="24"/>
            </w:rPr>
            <w:lastRenderedPageBreak/>
            <w:t>place on campus, at the North County Campus agriculture facility, and/or at industry partner sites.</w:t>
          </w:r>
        </w:p>
        <w:p w14:paraId="7AD5A5B0" w14:textId="622DA1F8" w:rsidR="00FB08AB" w:rsidRPr="005F71BC" w:rsidRDefault="00FB08AB" w:rsidP="00BC31A2">
          <w:pPr>
            <w:numPr>
              <w:ilvl w:val="0"/>
              <w:numId w:val="22"/>
            </w:numPr>
            <w:spacing w:after="0"/>
            <w:rPr>
              <w:rFonts w:ascii="Arial" w:hAnsi="Arial" w:cs="Arial"/>
              <w:b/>
              <w:bCs/>
              <w:sz w:val="24"/>
              <w:szCs w:val="24"/>
            </w:rPr>
          </w:pPr>
          <w:r>
            <w:rPr>
              <w:rFonts w:ascii="Arial" w:hAnsi="Arial" w:cs="Arial"/>
              <w:sz w:val="24"/>
              <w:szCs w:val="24"/>
            </w:rPr>
            <w:t>Equipment Storage: Program aircraft, field equipment, and instructional materials will be stored at the airport with other aerospace program materials</w:t>
          </w:r>
          <w:r w:rsidR="00BC31A2">
            <w:rPr>
              <w:rFonts w:ascii="Arial" w:hAnsi="Arial" w:cs="Arial"/>
              <w:sz w:val="24"/>
              <w:szCs w:val="24"/>
            </w:rPr>
            <w:t>.</w:t>
          </w:r>
        </w:p>
        <w:p w14:paraId="7142473F"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3673AC0F"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 xml:space="preserve">Off-Grid Power Costs: Because the outdoor field spaces likely do not have power, the program is allocating $599 for an EcoFlow DELTA 3 portable power station and a 220W solar panel, with the goal of supporting a fleet of 6 drones through a full 3-hour lab session. </w:t>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6270E5">
      <w:pPr>
        <w:pStyle w:val="BodyText"/>
        <w:keepNext/>
        <w:keepLines/>
        <w:kinsoku w:val="0"/>
        <w:overflowPunct w:val="0"/>
        <w:spacing w:after="240"/>
        <w:ind w:right="498"/>
        <w:jc w:val="both"/>
        <w:rPr>
          <w:i/>
          <w:iCs/>
          <w:sz w:val="22"/>
          <w:szCs w:val="22"/>
        </w:rPr>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 xml:space="preserve">The </w:t>
          </w:r>
          <w:del w:id="1110" w:author="Codex" w:date="2026-10-27T14:43:45Z">
            <w:r>
              <w:rPr>
                <w:rFonts w:ascii="Arial" w:hAnsi="Arial" w:cs="Arial"/>
                <w:sz w:val="24"/>
                <w:szCs w:val="24"/>
              </w:rPr>
              <w:delText xml:space="preserve">Drone Technology Program</w:delText>
            </w:r>
          </w:del>
          <w:ins w:id="1111" w:author="Codex" w:date="2026-10-27T14:43:45Z">
            <w:r>
              <w:rPr>
                <w:rFonts w:ascii="Arial" w:hAnsi="Arial" w:cs="Arial"/>
                <w:sz w:val="24"/>
                <w:szCs w:val="24"/>
              </w:rPr>
              <w:t xml:space="preserve">UAS Technology Program</w:t>
            </w:r>
          </w:ins>
          <w:r>
            <w:rPr>
              <w:rFonts w:ascii="Arial" w:hAnsi="Arial" w:cs="Arial"/>
              <w:sz w:val="24"/>
              <w:szCs w:val="24"/>
            </w:rPr>
            <w:t xml:space="preserve">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6270E5">
      <w:pPr>
        <w:pStyle w:val="BodyText"/>
        <w:keepNext/>
        <w:keepLines/>
        <w:kinsoku w:val="0"/>
        <w:overflowPunct w:val="0"/>
        <w:rPr>
          <w:b/>
          <w:bCs/>
          <w:spacing w:val="-2"/>
        </w:rPr>
      </w:pPr>
      <w:r>
        <w:rPr>
          <w:b/>
          <w:bCs/>
        </w:rPr>
        <w:t>Program</w:t>
      </w:r>
      <w:r>
        <w:rPr>
          <w:b/>
          <w:bCs/>
          <w:spacing w:val="-4"/>
        </w:rPr>
        <w:t xml:space="preserve"> </w:t>
      </w:r>
      <w:r>
        <w:rPr>
          <w:b/>
          <w:bCs/>
          <w:spacing w:val="-2"/>
        </w:rPr>
        <w:t>Costs:</w:t>
      </w:r>
    </w:p>
    <w:p w14:paraId="72778C6F" w14:textId="77777777" w:rsidR="001E3791" w:rsidRPr="009C4FEF" w:rsidRDefault="001E3791" w:rsidP="006270E5">
      <w:pPr>
        <w:pStyle w:val="BodyText"/>
        <w:keepNext/>
        <w:keepLines/>
        <w:kinsoku w:val="0"/>
        <w:overflowPunct w:val="0"/>
        <w:rPr>
          <w:b/>
          <w:bCs/>
        </w:rPr>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del w:id="1118" w:author="Codex" w:date="2026-10-27T14:43:45Z">
              <w:r>
                <w:rPr>
                  <w:b/>
                  <w:bCs/>
                  <w:w w:val="99"/>
                  <w:sz w:val="20"/>
                  <w:szCs w:val="20"/>
                </w:rPr>
                <w:delText xml:space="preserve">$217,000 – 350,000</w:delText>
              </w:r>
            </w:del>
            <w:ins w:id="1119" w:author="Codex" w:date="2026-10-27T14:43:45Z">
              <w:r>
                <w:rPr>
                  <w:b/>
                  <w:bCs/>
                  <w:w w:val="99"/>
                  <w:sz w:val="20"/>
                  <w:szCs w:val="20"/>
                </w:rPr>
                <w:t xml:space="preserve">$217,000 – 365,000</w:t>
              </w:r>
            </w:ins>
          </w:p>
        </w:tc>
      </w:tr>
      <w:tr w:rsidR="009C4FEF" w:rsidRPr="009C4FEF" w14:paraId="6AAC7407"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sidRPr="00A566BE">
              <w:rPr>
                <w:b/>
                <w:bCs/>
                <w:sz w:val="20"/>
                <w:szCs w:val="20"/>
                <w:highlight w:val="yellow"/>
              </w:rPr>
              <w:t>Sustainable</w:t>
            </w:r>
            <w:r w:rsidRPr="00A566BE">
              <w:rPr>
                <w:b/>
                <w:bCs/>
                <w:spacing w:val="-13"/>
                <w:sz w:val="20"/>
                <w:szCs w:val="20"/>
                <w:highlight w:val="yellow"/>
              </w:rPr>
              <w:t xml:space="preserve"> </w:t>
            </w:r>
            <w:r w:rsidRPr="00A566BE">
              <w:rPr>
                <w:b/>
                <w:bCs/>
                <w:sz w:val="20"/>
                <w:szCs w:val="20"/>
                <w:highlight w:val="yellow"/>
              </w:rPr>
              <w:t>and</w:t>
            </w:r>
            <w:r w:rsidRPr="00A566BE">
              <w:rPr>
                <w:b/>
                <w:bCs/>
                <w:spacing w:val="-9"/>
                <w:sz w:val="20"/>
                <w:szCs w:val="20"/>
                <w:highlight w:val="yellow"/>
              </w:rPr>
              <w:t xml:space="preserve"> </w:t>
            </w:r>
            <w:r w:rsidRPr="00A566BE">
              <w:rPr>
                <w:b/>
                <w:bCs/>
                <w:sz w:val="20"/>
                <w:szCs w:val="20"/>
                <w:highlight w:val="yellow"/>
              </w:rPr>
              <w:t>Ongoing</w:t>
            </w:r>
            <w:r w:rsidRPr="00A566BE">
              <w:rPr>
                <w:b/>
                <w:bCs/>
                <w:spacing w:val="-7"/>
                <w:sz w:val="20"/>
                <w:szCs w:val="20"/>
                <w:highlight w:val="yellow"/>
              </w:rPr>
              <w:t xml:space="preserve"> </w:t>
            </w:r>
            <w:r w:rsidRPr="00A566BE">
              <w:rPr>
                <w:b/>
                <w:bCs/>
                <w:spacing w:val="-2"/>
                <w:sz w:val="20"/>
                <w:szCs w:val="20"/>
                <w:highlight w:val="yellow"/>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commentRangeStart w:id="61"/>
            <w:r>
              <w:rPr>
                <w:b/>
                <w:bCs/>
                <w:w w:val="99"/>
                <w:sz w:val="20"/>
                <w:szCs w:val="20"/>
              </w:rPr>
              <w:t xml:space="preserve">$ </w:t>
            </w:r>
            <w:r w:rsidRPr="009C4FEF">
              <w:rPr>
                <w:rStyle w:val="CommentReference"/>
                <w:b/>
                <w:bCs/>
                <w:w w:val="99"/>
                <w:sz w:val="20"/>
                <w:szCs w:val="20"/>
              </w:rPr>
            </w:r>
            <w:commentRangeEnd w:id="61"/>
            <w:r w:rsidR="00BC31A2" w:rsidRPr="009C4FEF">
              <w:rPr>
                <w:rStyle w:val="CommentReference"/>
                <w:b/>
                <w:bCs/>
                <w:w w:val="99"/>
                <w:sz w:val="20"/>
                <w:szCs w:val="20"/>
              </w:rPr>
              <w:commentReference w:id="61"/>
            </w:r>
          </w:p>
        </w:tc>
      </w:tr>
      <w:tr w:rsidR="009C4FEF" w:rsidRPr="009C4FEF" w14:paraId="6A58C378"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del w:id="1120" w:author="Codex" w:date="2026-10-27T14:43:45Z">
              <w:r>
                <w:rPr>
                  <w:b/>
                  <w:bCs/>
                  <w:w w:val="99"/>
                  <w:sz w:val="20"/>
                  <w:szCs w:val="20"/>
                </w:rPr>
                <w:delText xml:space="preserve">$217,000 – 350,000</w:delText>
              </w:r>
            </w:del>
            <w:ins w:id="1121" w:author="Codex" w:date="2026-10-27T14:43:45Z">
              <w:r>
                <w:rPr>
                  <w:b/>
                  <w:bCs/>
                  <w:w w:val="99"/>
                  <w:sz w:val="20"/>
                  <w:szCs w:val="20"/>
                </w:rPr>
                <w:t xml:space="preserve">$217,000 – 365,000</w:t>
              </w:r>
            </w:ins>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6270E5">
      <w:pPr>
        <w:pStyle w:val="BodyText"/>
        <w:keepNext/>
        <w:keepLines/>
        <w:kinsoku w:val="0"/>
        <w:overflowPunct w:val="0"/>
        <w:spacing w:before="240" w:after="240"/>
        <w:rPr>
          <w:b/>
          <w:bCs/>
          <w:spacing w:val="-2"/>
        </w:rPr>
      </w:pPr>
      <w:r>
        <w:rPr>
          <w:b/>
          <w:bCs/>
        </w:rPr>
        <w:lastRenderedPageBreak/>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6270E5">
        <w:trPr>
          <w:cantSplit/>
          <w:trHeight w:val="551"/>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6270E5">
        <w:trPr>
          <w:cantSplit/>
          <w:trHeight w:val="350"/>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del w:id="1122" w:author="Codex" w:date="2026-10-27T14:43:45Z">
              <w:r>
                <w:rPr>
                  <w:b/>
                  <w:bCs/>
                  <w:w w:val="99"/>
                  <w:sz w:val="20"/>
                  <w:szCs w:val="20"/>
                </w:rPr>
                <w:delText xml:space="preserve">$ 100,000 – 190,000</w:delText>
              </w:r>
            </w:del>
            <w:ins w:id="1123" w:author="Codex" w:date="2026-10-27T14:43:45Z">
              <w:r>
                <w:rPr>
                  <w:b/>
                  <w:bCs/>
                  <w:w w:val="99"/>
                  <w:sz w:val="20"/>
                  <w:szCs w:val="20"/>
                </w:rPr>
                <w:t xml:space="preserve">$ 125,000 – 205,000</w:t>
              </w:r>
            </w:ins>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del w:id="1124" w:author="Codex" w:date="2026-10-27T14:43:45Z">
              <w:r>
                <w:rPr>
                  <w:b/>
                  <w:bCs/>
                  <w:w w:val="99"/>
                  <w:sz w:val="20"/>
                  <w:szCs w:val="20"/>
                </w:rPr>
                <w:delText xml:space="preserve">$200,000 – 320,000</w:delText>
              </w:r>
            </w:del>
            <w:ins w:id="1125" w:author="Codex" w:date="2026-10-27T14:43:45Z">
              <w:r>
                <w:rPr>
                  <w:b/>
                  <w:bCs/>
                  <w:w w:val="99"/>
                  <w:sz w:val="20"/>
                  <w:szCs w:val="20"/>
                </w:rPr>
                <w:t xml:space="preserve">$225,000 – 335,000</w:t>
              </w:r>
            </w:ins>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6270E5">
      <w:pPr>
        <w:pStyle w:val="BodyText"/>
        <w:keepNext/>
        <w:keepLines/>
        <w:kinsoku w:val="0"/>
        <w:overflowPunct w:val="0"/>
        <w:spacing w:after="240"/>
        <w:ind w:right="148"/>
        <w:rPr>
          <w:i/>
          <w:iCs/>
        </w:rPr>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48DA37EF" w:rsidR="005F71BC" w:rsidRPr="005F71BC" w:rsidRDefault="005F71BC" w:rsidP="005F71BC">
          <w:pPr>
            <w:rPr>
              <w:rFonts w:ascii="Arial" w:hAnsi="Arial" w:cs="Arial"/>
              <w:sz w:val="24"/>
              <w:szCs w:val="24"/>
            </w:rPr>
          </w:pPr>
          <w:r>
            <w:rPr>
              <w:rFonts w:ascii="Arial" w:hAnsi="Arial" w:cs="Arial"/>
              <w:sz w:val="24"/>
              <w:szCs w:val="24"/>
            </w:rPr>
            <w:t xml:space="preserve">The </w:t>
          </w:r>
          <w:del w:id="1112" w:author="Codex" w:date="2026-10-27T14:43:45Z">
            <w:r>
              <w:rPr>
                <w:rFonts w:ascii="Arial" w:hAnsi="Arial" w:cs="Arial"/>
                <w:sz w:val="24"/>
                <w:szCs w:val="24"/>
              </w:rPr>
              <w:delText xml:space="preserve">Drone Technology Program</w:delText>
            </w:r>
          </w:del>
          <w:ins w:id="1113" w:author="Codex" w:date="2026-10-27T14:43:45Z">
            <w:r>
              <w:rPr>
                <w:rFonts w:ascii="Arial" w:hAnsi="Arial" w:cs="Arial"/>
                <w:sz w:val="24"/>
                <w:szCs w:val="24"/>
              </w:rPr>
              <w:t xml:space="preserve">UAS Technology Program</w:t>
            </w:r>
          </w:ins>
          <w:r>
            <w:rPr>
              <w:rFonts w:ascii="Arial" w:hAnsi="Arial" w:cs="Arial"/>
              <w:sz w:val="24"/>
              <w:szCs w:val="24"/>
            </w:rPr>
            <w:t xml:space="preserve"> has secured $80,000 in Strong Workforce Program (SWP Round 10) funding for Year 1, which, together with CTEA/Perkins funds, will fund the core initial equipment purchases and course development costs necessary to launch the AERO program as funding is authorized for the purchase of drones, a portion of lab technician time, and instructional salaries/stipends for remote pilot program development. This confirmed funding provides a stable foundation for program launch and demonstrates institutional and regional workforce system commitment to the program. </w:t>
          </w:r>
        </w:p>
        <w:p w14:paraId="41E6C915"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1F8CFAC2" w:rsidR="003774FF" w:rsidRDefault="005F71BC" w:rsidP="005F71BC">
          <w:pPr>
            <w:rPr>
              <w:rFonts w:ascii="Aptos" w:eastAsia="Times New Roman" w:hAnsi="Aptos" w:cs="Times New Roman"/>
              <w:color w:val="000000"/>
            </w:rPr>
          </w:pPr>
          <w:r>
            <w:rPr>
              <w:rFonts w:ascii="Arial" w:hAnsi="Arial" w:cs="Arial"/>
              <w:sz w:val="24"/>
              <w:szCs w:val="24"/>
            </w:rPr>
            <w:t>Strategy A (Additional Grant Funding): The program will request continued Strong Workforce Program allocations in Years 2 and 3 to fund the phased equipment and course development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187CC17E" w:rsidR="005F71BC" w:rsidRPr="005F71BC" w:rsidRDefault="005F71BC" w:rsidP="005F71BC">
          <w:pPr>
            <w:rPr>
              <w:rFonts w:ascii="Arial" w:hAnsi="Arial" w:cs="Arial"/>
              <w:sz w:val="24"/>
              <w:szCs w:val="24"/>
            </w:rPr>
          </w:pPr>
          <w:r>
            <w:rPr>
              <w:rFonts w:ascii="Arial" w:hAnsi="Arial" w:cs="Arial"/>
              <w:sz w:val="24"/>
              <w:szCs w:val="24"/>
            </w:rPr>
            <w:t xml:space="preserve">Strategy B (Apportionment-Supported Scaling): If additional grant funding is delayed or reduced, the program is designed to scale its offerings to a level supportable by net </w:t>
          </w:r>
          <w:r>
            <w:rPr>
              <w:rFonts w:ascii="Arial" w:hAnsi="Arial" w:cs="Arial"/>
              <w:sz w:val="24"/>
              <w:szCs w:val="24"/>
            </w:rPr>
            <w:lastRenderedPageBreak/>
            <w:t>apportionment revenue after instructional costs. Using an estimated $5,500 per FTES in apportionment revenue and projected enrollment of 14.74 FTES in Year 1, the program is expected to generate approximately $81,070 in gross apportionment revenue. Instructor costs, budgeted at $125 per hour for adjunct/part-time instruction, are estimated at approximately $42,750 in Year 1 based on 342 instructional contact hours across four sections. This yields an estimated net apportionment contribution of approximately $38,320 in Year 1 available to support ongoing operational costs.</w:t>
          </w:r>
        </w:p>
        <w:p w14:paraId="195BB0F3" w14:textId="651B2921" w:rsidR="005F71BC" w:rsidRPr="005F71BC" w:rsidRDefault="005F71BC" w:rsidP="005F71BC">
          <w:pPr>
            <w:rPr>
              <w:rFonts w:ascii="Arial" w:hAnsi="Arial" w:cs="Arial"/>
              <w:sz w:val="24"/>
              <w:szCs w:val="24"/>
            </w:rPr>
          </w:pPr>
          <w:r>
            <w:rPr>
              <w:rFonts w:ascii="Arial" w:hAnsi="Arial" w:cs="Arial"/>
              <w:sz w:val="24"/>
              <w:szCs w:val="24"/>
            </w:rPr>
            <w:t>By Year 2, at 18.17 FTES, gross apportionment is projected at approximately $99,935, with instructor costs rising to an estimated $54,000 for five sections, yielding a net contribution of approximately $45,935. By Year 3, at 21.60 FTES, gross apportionment reaches approximately $118,800, with estimated instructor costs of $65,250 for six sections, for a net contribution of approximately $53,550. While net apportionment alone is insufficient to fund the full scope of program expansion, it demonstrates that the program generates real and growing instructional revenue that offsets a meaningful share of ongoing costs. In a scaled 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Industry Equipment and Financial Support</w:t>
          </w:r>
        </w:p>
        <w:p w14:paraId="309B5285" w14:textId="3F533564" w:rsidR="005F71BC" w:rsidRPr="005F71BC" w:rsidRDefault="005F71BC" w:rsidP="005F71BC">
          <w:pPr>
            <w:rPr>
              <w:rFonts w:ascii="Arial" w:hAnsi="Arial" w:cs="Arial"/>
              <w:sz w:val="24"/>
              <w:szCs w:val="24"/>
            </w:rPr>
          </w:pPr>
          <w:r>
            <w:rPr>
              <w:rFonts w:ascii="Arial" w:hAnsi="Arial" w:cs="Arial"/>
              <w:sz w:val="24"/>
              <w:szCs w:val="24"/>
            </w:rPr>
            <w:t>The program intends to actively seek equipment donations, loaner agreements, and direct financial support from industry partners. While no commitments have been formally secured beyond Year 1, the program's leadership is optimistic about this prospect for two reasons. First, the college's Aviation Maintenance Technology program has a well-established track record of attracting industry support, demonstrating that regional employers and manufacturers are willing to invest in local workforce pipelines. Second, the UAS program's broad appeal across multiple sectors:  utilities, agriculture, public safety, infrastructure inspection, and media,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contributions received will be applied against projected funding gaps, reducing the total draw on grant and apportionment sources.</w:t>
          </w:r>
        </w:p>
        <w:p w14:paraId="51B97CE0" w14:textId="50BFB57F" w:rsidR="005F71BC" w:rsidRPr="005F71BC" w:rsidRDefault="005F71BC" w:rsidP="005F71BC">
          <w:pPr>
            <w:rPr>
              <w:rFonts w:ascii="Arial" w:hAnsi="Arial" w:cs="Arial"/>
              <w:sz w:val="24"/>
              <w:szCs w:val="24"/>
            </w:rPr>
          </w:pPr>
          <w:del w:id="1126" w:author="Codex" w:date="2026-10-27T14:43:45Z">
            <w:r>
              <w:rPr>
                <w:rFonts w:ascii="Arial" w:hAnsi="Arial" w:cs="Arial"/>
                <w:sz w:val="24"/>
                <w:szCs w:val="24"/>
              </w:rPr>
              <w:delText xml:space="preserve">Projected startup and expansion costs of $217,000 to $350,000 exceed the funding sources identified in this proposal, $200,000 to $320,000, by $17,000 to $30,000.</w:delText>
            </w:r>
          </w:del>
          <w:ins w:id="1127" w:author="Codex" w:date="2026-10-27T14:43:45Z">
            <w:r>
              <w:rPr>
                <w:rFonts w:ascii="Arial" w:hAnsi="Arial" w:cs="Arial"/>
                <w:sz w:val="24"/>
                <w:szCs w:val="24"/>
              </w:rPr>
              <w:t xml:space="preserve">Projected startup and expansion costs are $217,000 to $365,000, compared with identified funding sources of $225,000 to $335,000. Comparing the lower ends of these ranges, funding exceeds costs by $8,000. Comparing the upper ends, the shortfall is $30,000.</w:t>
            </w:r>
          </w:ins>
          <w:r>
            <w:rPr>
              <w:rFonts w:ascii="Arial" w:hAnsi="Arial" w:cs="Arial"/>
              <w:sz w:val="24"/>
              <w:szCs w:val="24"/>
            </w:rPr>
            <w:t xml:space="preserve"> Because the cost estimates assume every drone is purchased outright, the program will approach local drone manufacturers about equipment donations </w:t>
          </w:r>
          <w:del w:id="1128" w:author="Codex" w:date="2026-10-27T14:43:45Z">
            <w:r>
              <w:rPr>
                <w:rFonts w:ascii="Arial" w:hAnsi="Arial" w:cs="Arial"/>
                <w:sz w:val="24"/>
                <w:szCs w:val="24"/>
              </w:rPr>
              <w:delText xml:space="preserve">to close this gap</w:delText>
            </w:r>
          </w:del>
          <w:ins w:id="1129" w:author="Codex" w:date="2026-10-27T14:43:45Z">
            <w:r>
              <w:rPr>
                <w:rFonts w:ascii="Arial" w:hAnsi="Arial" w:cs="Arial"/>
                <w:sz w:val="24"/>
                <w:szCs w:val="24"/>
              </w:rPr>
              <w:t xml:space="preserve">to help cover any shortfall</w:t>
            </w:r>
          </w:ins>
          <w:r>
            <w:rPr>
              <w:rFonts w:ascii="Arial" w:hAnsi="Arial" w:cs="Arial"/>
              <w:sz w:val="24"/>
              <w:szCs w:val="24"/>
            </w:rPr>
            <w:t xml:space="preserve">. The AERO 100 course proposal notes that San Luis Obispo County is emerging as a leader in the design and manufacture of these aircraft, which makes local manufacturers a natural first contact.</w:t>
          </w:r>
        </w:p>
        <w:p w14:paraId="53F87EEE" w14:textId="71F48F74" w:rsidR="005F71BC" w:rsidRPr="005F71BC" w:rsidRDefault="005F71BC" w:rsidP="005F71BC">
          <w:pPr>
            <w:rPr>
              <w:rFonts w:ascii="Arial" w:hAnsi="Arial" w:cs="Arial"/>
              <w:sz w:val="24"/>
              <w:szCs w:val="24"/>
            </w:rPr>
          </w:pPr>
          <w:r>
            <w:rPr>
              <w:rFonts w:ascii="Arial" w:hAnsi="Arial" w:cs="Arial"/>
              <w:sz w:val="24"/>
              <w:szCs w:val="24"/>
            </w:rPr>
            <w:t xml:space="preserve">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 purchases to Years 2 and 3, </w:t>
          </w:r>
          <w:r>
            <w:rPr>
              <w:rFonts w:ascii="Arial" w:hAnsi="Arial" w:cs="Arial"/>
              <w:sz w:val="24"/>
              <w:szCs w:val="24"/>
            </w:rPr>
            <w:lastRenderedPageBreak/>
            <w:t>the program creates an opportunity to acquire more capable equipment at lower prices than are available 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t>
          </w:r>
        </w:p>
        <w:p w14:paraId="7F2A5D54"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Summary</w:t>
          </w:r>
        </w:p>
        <w:p w14:paraId="174B5CCC" w14:textId="0CA46311" w:rsidR="001E3791" w:rsidRPr="009C4FEF" w:rsidRDefault="005F71BC" w:rsidP="005F71BC">
          <w:pPr>
            <w:rPr>
              <w:rFonts w:ascii="Arial" w:hAnsi="Arial" w:cs="Arial"/>
              <w:sz w:val="24"/>
              <w:szCs w:val="24"/>
            </w:rPr>
          </w:pPr>
          <w:r>
            <w:rPr>
              <w:rFonts w:ascii="Arial" w:hAnsi="Arial" w:cs="Arial"/>
              <w:sz w:val="24"/>
              <w:szCs w:val="24"/>
            </w:rPr>
            <w:t xml:space="preserve">The program is fiscally viable across all three funding scenarios: (1) full grant continuation into Years 2 and 3, (2) partial grant support supplemented by growing net apportionment revenue, or (3) a scaled launch supported by the secured Year 1 funding with deferred expansion pending additional resources. 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equipment costs will decline as </w:t>
          </w:r>
          <w:r w:rsidR="006270E5">
            <w:rPr>
              <w:rFonts w:ascii="Arial" w:hAnsi="Arial" w:cs="Arial"/>
              <w:sz w:val="24"/>
              <w:szCs w:val="24"/>
            </w:rPr>
            <w:t xml:space="preserve">drone </w:t>
          </w:r>
          <w:r>
            <w:rPr>
              <w:rFonts w:ascii="Arial" w:hAnsi="Arial" w:cs="Arial"/>
              <w:sz w:val="24"/>
              <w:szCs w:val="24"/>
            </w:rPr>
            <w:t>technology matures further strengthens the program's long-term financial outlook, as future expansion phases may require a smaller capital investment than current estimates suggest.</w:t>
          </w:r>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pageBreakBefore/>
        <w:rPr>
          <w:rFonts w:ascii="Arial" w:hAnsi="Arial" w:cs="Arial"/>
          <w:sz w:val="24"/>
          <w:szCs w:val="24"/>
        </w:rPr>
        <w:pPrChange w:id="1132" w:author="Codex" w:date="2026-10-27T14:43:45Z">
          <w:pPr>
            <w:rPr>
              <w:rFonts w:ascii="Arial" w:hAnsi="Arial" w:cs="Arial"/>
              <w:sz w:val="24"/>
              <w:szCs w:val="24"/>
            </w:rPr>
          </w:pPr>
        </w:pPrChange>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6270E5">
      <w:pPr>
        <w:spacing w:after="0"/>
        <w:rPr>
          <w:rFonts w:ascii="Arial" w:hAnsi="Arial" w:cs="Arial"/>
          <w:b/>
          <w:bCs/>
        </w:rPr>
      </w:pPr>
      <w:r>
        <w:rPr>
          <w:rFonts w:ascii="Arial" w:hAnsi="Arial" w:cs="Arial"/>
          <w:b/>
          <w:bCs/>
        </w:rPr>
        <w:t>Endorsements:</w:t>
      </w:r>
    </w:p>
    <w:p w14:paraId="08DFAC9B" w14:textId="77777777" w:rsidR="001E3791" w:rsidRPr="00210491" w:rsidRDefault="001E3791" w:rsidP="006270E5">
      <w:pPr>
        <w:rPr>
          <w:rFonts w:ascii="Arial" w:hAnsi="Arial" w:cs="Arial"/>
        </w:rPr>
      </w:pPr>
    </w:p>
    <w:p w14:paraId="07ED60DF" w14:textId="77777777" w:rsidR="001E3791" w:rsidRPr="00210491" w:rsidRDefault="00210491" w:rsidP="006270E5">
      <w:pPr>
        <w:spacing w:after="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6270E5">
      <w:pPr>
        <w:keepNext/>
        <w:keepLines/>
        <w:spacing w:after="0"/>
        <w:rPr>
          <w:rFonts w:ascii="Arial" w:hAnsi="Arial" w:cs="Arial"/>
          <w:b/>
          <w:bCs/>
        </w:rPr>
      </w:pPr>
      <w:r>
        <w:rPr>
          <w:rFonts w:ascii="Arial" w:hAnsi="Arial" w:cs="Arial"/>
          <w:b/>
          <w:bCs/>
        </w:rPr>
        <w:t>Approval:</w:t>
      </w:r>
    </w:p>
    <w:p w14:paraId="76C53C56" w14:textId="77777777" w:rsidR="001E3791" w:rsidRPr="00210491" w:rsidRDefault="001E3791" w:rsidP="006270E5">
      <w:pPr>
        <w:keepNext/>
        <w:keepLines/>
        <w:spacing w:after="0"/>
        <w:rPr>
          <w:rFonts w:ascii="Arial" w:hAnsi="Arial" w:cs="Arial"/>
        </w:rPr>
      </w:pPr>
    </w:p>
    <w:p w14:paraId="07A8966C" w14:textId="77777777" w:rsidR="00B01AE8" w:rsidRPr="00210491" w:rsidRDefault="00B01AE8" w:rsidP="006270E5">
      <w:pPr>
        <w:keepNext/>
        <w:keepLines/>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6270E5">
      <w:pPr>
        <w:spacing w:after="0" w:line="20" w:lineRule="exact"/>
        <w:ind w:firstLine="720"/>
        <w:rPr>
          <w:rFonts w:ascii="Arial" w:hAnsi="Arial" w:cs="Arial"/>
          <w:sz w:val="24"/>
          <w:szCs w:val="24"/>
        </w:rPr>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1" w:author="Kyle Nessen" w:date="2026-10-26T21:50:00Z" w:initials="KN">
    <w:p w14:paraId="48509463" w14:textId="77777777" w:rsidR="00BC31A2" w:rsidRDefault="00BC31A2" w:rsidP="00BC31A2">
      <w:r>
        <w:rPr>
          <w:rStyle w:val="CommentReference"/>
        </w:rPr>
        <w:annotationRef/>
      </w:r>
      <w:r>
        <w:rPr>
          <w:sz w:val="20"/>
          <w:szCs w:val="20"/>
        </w:rPr>
        <w:t>Is this intentionally blank?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8509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906C8E" w16cex:dateUtc="2026-10-27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8509463" w16cid:durableId="76906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EBF8E" w14:textId="77777777" w:rsidR="009F0E33" w:rsidRDefault="009F0E33" w:rsidP="001E3791">
      <w:pPr>
        <w:spacing w:after="0" w:line="240" w:lineRule="auto"/>
      </w:pPr>
      <w:r>
        <w:separator/>
      </w:r>
    </w:p>
  </w:endnote>
  <w:endnote w:type="continuationSeparator" w:id="0">
    <w:p w14:paraId="52669374" w14:textId="77777777" w:rsidR="009F0E33" w:rsidRDefault="009F0E33"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AF0AA" w14:textId="77777777" w:rsidR="009F0E33" w:rsidRDefault="009F0E33" w:rsidP="001E3791">
      <w:pPr>
        <w:spacing w:after="0" w:line="240" w:lineRule="auto"/>
      </w:pPr>
      <w:r>
        <w:separator/>
      </w:r>
    </w:p>
  </w:footnote>
  <w:footnote w:type="continuationSeparator" w:id="0">
    <w:p w14:paraId="5CF4AD76" w14:textId="77777777" w:rsidR="009F0E33" w:rsidRDefault="009F0E33"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visionView w:markup="true" w:comments="true" w:insDel="true" w:formatting="true"/>
  <w:trackRevisions/>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2D5B43"/>
    <w:rsid w:val="00317DF0"/>
    <w:rsid w:val="003774FF"/>
    <w:rsid w:val="00397BC9"/>
    <w:rsid w:val="00437DD2"/>
    <w:rsid w:val="0044710D"/>
    <w:rsid w:val="00475A64"/>
    <w:rsid w:val="00507D98"/>
    <w:rsid w:val="0052715E"/>
    <w:rsid w:val="0055461F"/>
    <w:rsid w:val="005B116E"/>
    <w:rsid w:val="005E3C36"/>
    <w:rsid w:val="005F71BC"/>
    <w:rsid w:val="006270E5"/>
    <w:rsid w:val="006334B7"/>
    <w:rsid w:val="00652FA3"/>
    <w:rsid w:val="00665479"/>
    <w:rsid w:val="006A372C"/>
    <w:rsid w:val="00712453"/>
    <w:rsid w:val="0072445B"/>
    <w:rsid w:val="00750433"/>
    <w:rsid w:val="00820AC1"/>
    <w:rsid w:val="00833484"/>
    <w:rsid w:val="008513C4"/>
    <w:rsid w:val="0089776B"/>
    <w:rsid w:val="008B1ADB"/>
    <w:rsid w:val="008F64BE"/>
    <w:rsid w:val="00915832"/>
    <w:rsid w:val="00955913"/>
    <w:rsid w:val="0098071B"/>
    <w:rsid w:val="00982F72"/>
    <w:rsid w:val="00997AE3"/>
    <w:rsid w:val="009A358E"/>
    <w:rsid w:val="009A3E69"/>
    <w:rsid w:val="009B2F17"/>
    <w:rsid w:val="009C4FEF"/>
    <w:rsid w:val="009E5E5C"/>
    <w:rsid w:val="009F0E33"/>
    <w:rsid w:val="00A566BE"/>
    <w:rsid w:val="00AA1CE4"/>
    <w:rsid w:val="00AC4522"/>
    <w:rsid w:val="00AC60DE"/>
    <w:rsid w:val="00AE0B3B"/>
    <w:rsid w:val="00B01AE8"/>
    <w:rsid w:val="00B066B0"/>
    <w:rsid w:val="00B74EC5"/>
    <w:rsid w:val="00B93629"/>
    <w:rsid w:val="00B94CC0"/>
    <w:rsid w:val="00BC2D3B"/>
    <w:rsid w:val="00BC31A2"/>
    <w:rsid w:val="00BD4801"/>
    <w:rsid w:val="00BE6040"/>
    <w:rsid w:val="00C111F4"/>
    <w:rsid w:val="00C42AA8"/>
    <w:rsid w:val="00C44AF8"/>
    <w:rsid w:val="00C52D59"/>
    <w:rsid w:val="00D7131F"/>
    <w:rsid w:val="00D93430"/>
    <w:rsid w:val="00D942B5"/>
    <w:rsid w:val="00DE408D"/>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 w:type="paragraph" w:styleId="Revision">
    <w:name w:val="Revision"/>
    <w:hidden/>
    <w:uiPriority w:val="99"/>
    <w:semiHidden/>
    <w:rsid w:val="006654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05F04"/>
    <w:rsid w:val="001522CB"/>
    <w:rsid w:val="00170972"/>
    <w:rsid w:val="001A302E"/>
    <w:rsid w:val="001D0D51"/>
    <w:rsid w:val="00317DF0"/>
    <w:rsid w:val="004B7DB8"/>
    <w:rsid w:val="00507D98"/>
    <w:rsid w:val="005E16BB"/>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30</Pages>
  <Words>11011</Words>
  <Characters>62765</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15</cp:revision>
  <cp:lastPrinted>2024-09-25T21:42:00Z</cp:lastPrinted>
  <dcterms:created xsi:type="dcterms:W3CDTF">2026-10-27T00:43:00Z</dcterms:created>
  <dcterms:modified xsi:type="dcterms:W3CDTF">2026-10-27T05:12:00Z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